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29BC4" w14:textId="35775539" w:rsidR="005D72D0" w:rsidRDefault="00E958A4">
      <w:pPr>
        <w:spacing w:line="360" w:lineRule="auto"/>
        <w:ind w:left="0" w:hanging="2"/>
        <w:jc w:val="center"/>
        <w:rPr>
          <w:rFonts w:ascii="Arial" w:eastAsia="Arial" w:hAnsi="Arial" w:cs="Arial"/>
          <w:b/>
          <w:sz w:val="24"/>
          <w:szCs w:val="24"/>
        </w:rPr>
      </w:pPr>
      <w:bookmarkStart w:id="0" w:name="_heading=h.gjdgxs" w:colFirst="0" w:colLast="0"/>
      <w:bookmarkStart w:id="1" w:name="_Hlk116293943"/>
      <w:bookmarkStart w:id="2" w:name="_Hlk136613783"/>
      <w:bookmarkEnd w:id="0"/>
      <w:r>
        <w:rPr>
          <w:rFonts w:ascii="Arial" w:eastAsia="Arial" w:hAnsi="Arial" w:cs="Arial"/>
          <w:b/>
          <w:sz w:val="24"/>
          <w:szCs w:val="24"/>
        </w:rPr>
        <w:t xml:space="preserve">Pedagogical Models in Teachers’ Education on the </w:t>
      </w:r>
      <w:del w:id="3" w:author="GONZALO CAMACHO VASQUEZ" w:date="2023-06-02T15:40:00Z">
        <w:r w:rsidDel="00EF36CF">
          <w:rPr>
            <w:rFonts w:ascii="Arial" w:eastAsia="Arial" w:hAnsi="Arial" w:cs="Arial"/>
            <w:b/>
            <w:sz w:val="24"/>
            <w:szCs w:val="24"/>
          </w:rPr>
          <w:delText xml:space="preserve">use </w:delText>
        </w:r>
      </w:del>
      <w:ins w:id="4" w:author="GONZALO CAMACHO VASQUEZ" w:date="2023-06-02T15:40:00Z">
        <w:r w:rsidR="00EF36CF">
          <w:rPr>
            <w:rFonts w:ascii="Arial" w:eastAsia="Arial" w:hAnsi="Arial" w:cs="Arial"/>
            <w:b/>
            <w:sz w:val="24"/>
            <w:szCs w:val="24"/>
          </w:rPr>
          <w:t>Use</w:t>
        </w:r>
        <w:r w:rsidR="00EF36CF">
          <w:rPr>
            <w:rFonts w:ascii="Arial" w:eastAsia="Arial" w:hAnsi="Arial" w:cs="Arial"/>
            <w:b/>
            <w:sz w:val="24"/>
            <w:szCs w:val="24"/>
          </w:rPr>
          <w:t xml:space="preserve"> </w:t>
        </w:r>
      </w:ins>
      <w:r>
        <w:rPr>
          <w:rFonts w:ascii="Arial" w:eastAsia="Arial" w:hAnsi="Arial" w:cs="Arial"/>
          <w:b/>
          <w:sz w:val="24"/>
          <w:szCs w:val="24"/>
        </w:rPr>
        <w:t>of Technology for English Teaching: A systematic Review</w:t>
      </w:r>
    </w:p>
    <w:bookmarkEnd w:id="2"/>
    <w:p w14:paraId="05CE8A4B" w14:textId="77777777" w:rsidR="005D72D0" w:rsidRPr="005367A9" w:rsidRDefault="00E958A4">
      <w:pPr>
        <w:spacing w:line="360" w:lineRule="auto"/>
        <w:ind w:left="0" w:hanging="2"/>
        <w:jc w:val="center"/>
        <w:rPr>
          <w:rFonts w:ascii="Arial" w:eastAsia="Arial" w:hAnsi="Arial" w:cs="Arial"/>
          <w:sz w:val="24"/>
          <w:szCs w:val="24"/>
          <w:lang w:val="es-CO"/>
        </w:rPr>
      </w:pPr>
      <w:r w:rsidRPr="005367A9">
        <w:rPr>
          <w:rFonts w:ascii="Arial" w:eastAsia="Arial" w:hAnsi="Arial" w:cs="Arial"/>
          <w:sz w:val="24"/>
          <w:szCs w:val="24"/>
          <w:lang w:val="es-CO"/>
        </w:rPr>
        <w:t>Modelos Pedagógicos para la Formación Docente en el uso de la Tecnología para la Enseñanza del Inglés: Una Revisión Sistemática</w:t>
      </w:r>
    </w:p>
    <w:bookmarkEnd w:id="1"/>
    <w:p w14:paraId="5F9C1BC9" w14:textId="77777777" w:rsidR="005D72D0" w:rsidRPr="005367A9" w:rsidRDefault="005D72D0">
      <w:pPr>
        <w:spacing w:line="360" w:lineRule="auto"/>
        <w:ind w:left="0" w:hanging="2"/>
        <w:jc w:val="center"/>
        <w:rPr>
          <w:rFonts w:ascii="Arial" w:eastAsia="Arial" w:hAnsi="Arial" w:cs="Arial"/>
          <w:b/>
          <w:sz w:val="24"/>
          <w:szCs w:val="24"/>
          <w:lang w:val="es-CO"/>
        </w:rPr>
      </w:pPr>
    </w:p>
    <w:p w14:paraId="314A4917" w14:textId="77777777" w:rsidR="005D72D0" w:rsidRPr="00666ED0" w:rsidRDefault="005D72D0">
      <w:pPr>
        <w:shd w:val="clear" w:color="auto" w:fill="FFFFFF"/>
        <w:spacing w:line="240" w:lineRule="auto"/>
        <w:ind w:left="0" w:hanging="2"/>
        <w:rPr>
          <w:rFonts w:ascii="Arial" w:eastAsia="Arial" w:hAnsi="Arial" w:cs="Arial"/>
          <w:sz w:val="24"/>
          <w:szCs w:val="24"/>
          <w:lang w:val="es-CO"/>
        </w:rPr>
      </w:pPr>
    </w:p>
    <w:p w14:paraId="09E2BA92"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ABSTRACT</w:t>
      </w:r>
    </w:p>
    <w:p w14:paraId="5A1C23E4" w14:textId="64446530"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incorporation of Information and Communication Technologies to education is a fact in the conception of future teaching and learning methodologies. In the field of English Teaching, this integration becomes an opportunity to approach students to the culture and authentic target language registers.  The Remote Learning and Teaching for Emergency during Pandemic Times </w:t>
      </w:r>
      <w:r w:rsidR="00EE3741">
        <w:rPr>
          <w:rFonts w:ascii="Arial" w:eastAsia="Arial" w:hAnsi="Arial" w:cs="Arial"/>
          <w:sz w:val="24"/>
          <w:szCs w:val="24"/>
        </w:rPr>
        <w:t xml:space="preserve">has revealed </w:t>
      </w:r>
      <w:r w:rsidR="00F95CF4">
        <w:rPr>
          <w:rFonts w:ascii="Arial" w:eastAsia="Arial" w:hAnsi="Arial" w:cs="Arial"/>
          <w:sz w:val="24"/>
          <w:szCs w:val="24"/>
        </w:rPr>
        <w:t>the potential of students and teacher to learn and adapt</w:t>
      </w:r>
      <w:r w:rsidR="00415AC7">
        <w:rPr>
          <w:rFonts w:ascii="Arial" w:eastAsia="Arial" w:hAnsi="Arial" w:cs="Arial"/>
          <w:sz w:val="24"/>
          <w:szCs w:val="24"/>
        </w:rPr>
        <w:t xml:space="preserve"> new</w:t>
      </w:r>
      <w:r>
        <w:rPr>
          <w:rFonts w:ascii="Arial" w:eastAsia="Arial" w:hAnsi="Arial" w:cs="Arial"/>
          <w:sz w:val="24"/>
          <w:szCs w:val="24"/>
        </w:rPr>
        <w:t xml:space="preserve"> technologies; however, it has also exposed the urgent necessity of designing training programs that prepare educators to incorporate digital tools into their didactics. This review revises studies that present pedagogical and methodological models to train educators in the use of ICT for teaching, specifically for English Language Teaching, and those models that intend to affect Teachers’ Digital Competence. This qualitative synthesis, which arises from publications issued from 2016 to 2022, allows the author to describe the current state of the issue and to provide recommendations for the creation of pedagogical or didactic designs to train teachers in the use of ICT for ELT.</w:t>
      </w:r>
    </w:p>
    <w:p w14:paraId="0499CC28"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b/>
          <w:sz w:val="24"/>
          <w:szCs w:val="24"/>
        </w:rPr>
        <w:t>Keywords:</w:t>
      </w:r>
      <w:r>
        <w:rPr>
          <w:rFonts w:ascii="Arial" w:eastAsia="Arial" w:hAnsi="Arial" w:cs="Arial"/>
          <w:sz w:val="24"/>
          <w:szCs w:val="24"/>
        </w:rPr>
        <w:t xml:space="preserve"> Pedagogical Models, Teachers’ Education, English Teaching, ICT, Teacher’ Digital Competence.</w:t>
      </w:r>
    </w:p>
    <w:p w14:paraId="1B39C458" w14:textId="77777777" w:rsidR="005D72D0" w:rsidRDefault="005D72D0">
      <w:pPr>
        <w:spacing w:line="360" w:lineRule="auto"/>
        <w:ind w:left="0" w:hanging="2"/>
        <w:jc w:val="both"/>
        <w:rPr>
          <w:rFonts w:ascii="Arial" w:eastAsia="Arial" w:hAnsi="Arial" w:cs="Arial"/>
          <w:sz w:val="24"/>
          <w:szCs w:val="24"/>
        </w:rPr>
      </w:pPr>
    </w:p>
    <w:p w14:paraId="122E2516" w14:textId="244ADAC5" w:rsidR="005D72D0" w:rsidRPr="005367A9" w:rsidRDefault="00E958A4">
      <w:pPr>
        <w:spacing w:line="360" w:lineRule="auto"/>
        <w:ind w:left="0" w:hanging="2"/>
        <w:jc w:val="both"/>
        <w:rPr>
          <w:rFonts w:ascii="Arial" w:eastAsia="Arial" w:hAnsi="Arial" w:cs="Arial"/>
          <w:sz w:val="24"/>
          <w:szCs w:val="24"/>
          <w:lang w:val="es-CO"/>
        </w:rPr>
      </w:pPr>
      <w:r w:rsidRPr="005367A9">
        <w:rPr>
          <w:rFonts w:ascii="Arial" w:eastAsia="Arial" w:hAnsi="Arial" w:cs="Arial"/>
          <w:sz w:val="24"/>
          <w:szCs w:val="24"/>
          <w:lang w:val="es-CO"/>
        </w:rPr>
        <w:t>RESUMEN</w:t>
      </w:r>
    </w:p>
    <w:p w14:paraId="0F516A8D" w14:textId="77777777" w:rsidR="005D72D0" w:rsidRPr="005367A9" w:rsidRDefault="00E958A4">
      <w:pPr>
        <w:spacing w:line="360" w:lineRule="auto"/>
        <w:ind w:left="0" w:hanging="2"/>
        <w:jc w:val="both"/>
        <w:rPr>
          <w:rFonts w:ascii="Arial" w:eastAsia="Arial" w:hAnsi="Arial" w:cs="Arial"/>
          <w:sz w:val="24"/>
          <w:szCs w:val="24"/>
          <w:lang w:val="es-CO"/>
        </w:rPr>
      </w:pPr>
      <w:r w:rsidRPr="005367A9">
        <w:rPr>
          <w:rFonts w:ascii="Arial" w:eastAsia="Arial" w:hAnsi="Arial" w:cs="Arial"/>
          <w:sz w:val="24"/>
          <w:szCs w:val="24"/>
          <w:lang w:val="es-CO"/>
        </w:rPr>
        <w:t xml:space="preserve">La incorporación de las Tecnologías de la Información y la Comunicación en la educación es un hecho en la concepción de futuras metodologías de la enseñanza y el aprendizaje. En el campo de la enseñanza del inglés, esta integración se convierte en una oportunidad de aproximar a los estudiantes a la cultura y a auténticos registros lingüísticos de la lengua objetivo. La enseñanza remota por emergencia durante la pandemia ha revelado las capacidades de aprendizaje y de adaptación de estudiantes y maestros a las nuevas tecnologías; sin embargo, también ha expuesto la necesidad urgente de diseñar programas de entrenamiento que preparen a los docentes para incorporar las TIC a las didácticas específicas. Esta revisión sistemática examina </w:t>
      </w:r>
      <w:r w:rsidRPr="005367A9">
        <w:rPr>
          <w:rFonts w:ascii="Arial" w:eastAsia="Arial" w:hAnsi="Arial" w:cs="Arial"/>
          <w:sz w:val="24"/>
          <w:szCs w:val="24"/>
          <w:lang w:val="es-CO"/>
        </w:rPr>
        <w:lastRenderedPageBreak/>
        <w:t>estudios que presentan modelos pedagógicos y metodológicos que buscan entrenar a los educadores en el uso de la TIC para la enseñanza del inglés y modelos que persiguen afectar la competencia digital docente. El trabajo de reseña permite al autor describir el estado del conocimiento en este campo y dar recomendaciones para la creación de diseños pedagógicos o didácticos en formación docente en el uso de las TIC para la enseñanza del inglés.</w:t>
      </w:r>
    </w:p>
    <w:p w14:paraId="369BC5BB" w14:textId="77777777" w:rsidR="005D72D0" w:rsidRPr="005367A9" w:rsidRDefault="00E958A4">
      <w:pPr>
        <w:spacing w:line="360" w:lineRule="auto"/>
        <w:ind w:left="0" w:hanging="2"/>
        <w:jc w:val="both"/>
        <w:rPr>
          <w:rFonts w:ascii="Arial" w:eastAsia="Arial" w:hAnsi="Arial" w:cs="Arial"/>
          <w:sz w:val="24"/>
          <w:szCs w:val="24"/>
          <w:lang w:val="es-CO"/>
        </w:rPr>
      </w:pPr>
      <w:r w:rsidRPr="00B405FB">
        <w:rPr>
          <w:rFonts w:ascii="Arial" w:eastAsia="Arial" w:hAnsi="Arial" w:cs="Arial"/>
          <w:b/>
          <w:bCs/>
          <w:sz w:val="24"/>
          <w:szCs w:val="24"/>
          <w:lang w:val="es-CO"/>
        </w:rPr>
        <w:t>Palabras Claves</w:t>
      </w:r>
      <w:r w:rsidRPr="005367A9">
        <w:rPr>
          <w:rFonts w:ascii="Arial" w:eastAsia="Arial" w:hAnsi="Arial" w:cs="Arial"/>
          <w:sz w:val="24"/>
          <w:szCs w:val="24"/>
          <w:lang w:val="es-CO"/>
        </w:rPr>
        <w:t>: Modelos Pedagógicos, Formación Profesoral, Enseñanza del inglés, TIC, Competencia Digital Docente.</w:t>
      </w:r>
    </w:p>
    <w:p w14:paraId="10FD6DEE" w14:textId="77777777" w:rsidR="005D72D0" w:rsidRPr="005367A9" w:rsidRDefault="005D72D0">
      <w:pPr>
        <w:spacing w:line="360" w:lineRule="auto"/>
        <w:ind w:left="0" w:hanging="2"/>
        <w:jc w:val="both"/>
        <w:rPr>
          <w:rFonts w:ascii="Arial" w:eastAsia="Arial" w:hAnsi="Arial" w:cs="Arial"/>
          <w:sz w:val="24"/>
          <w:szCs w:val="24"/>
          <w:lang w:val="es-CO"/>
        </w:rPr>
      </w:pPr>
    </w:p>
    <w:p w14:paraId="656EF284" w14:textId="77777777" w:rsidR="005D72D0" w:rsidRDefault="00E958A4">
      <w:pPr>
        <w:pBdr>
          <w:top w:val="nil"/>
          <w:left w:val="nil"/>
          <w:bottom w:val="nil"/>
          <w:right w:val="nil"/>
          <w:between w:val="nil"/>
        </w:pBdr>
        <w:spacing w:line="360" w:lineRule="auto"/>
        <w:ind w:left="0" w:hanging="2"/>
        <w:jc w:val="both"/>
        <w:rPr>
          <w:rFonts w:ascii="Arial" w:eastAsia="Arial" w:hAnsi="Arial" w:cs="Arial"/>
          <w:b/>
          <w:color w:val="000000"/>
          <w:sz w:val="24"/>
          <w:szCs w:val="24"/>
        </w:rPr>
      </w:pPr>
      <w:r w:rsidRPr="005367A9">
        <w:rPr>
          <w:rFonts w:ascii="Arial" w:eastAsia="Arial" w:hAnsi="Arial" w:cs="Arial"/>
          <w:b/>
          <w:color w:val="000000"/>
          <w:sz w:val="24"/>
          <w:szCs w:val="24"/>
          <w:lang w:val="es-CO"/>
        </w:rPr>
        <w:t xml:space="preserve"> </w:t>
      </w:r>
      <w:r>
        <w:rPr>
          <w:rFonts w:ascii="Arial" w:eastAsia="Arial" w:hAnsi="Arial" w:cs="Arial"/>
          <w:b/>
          <w:color w:val="000000"/>
          <w:sz w:val="24"/>
          <w:szCs w:val="24"/>
        </w:rPr>
        <w:t>INTRODUCTION</w:t>
      </w:r>
    </w:p>
    <w:p w14:paraId="691937C3"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The sudden remote teaching and learning experience lived during pandemic times has revealed the urgent need of training teachers in the use of technology for education (Choi, 2021).  In the field of English Language Teaching (ELT), this need becomes a demand since the integration of technology allows learners to get in touch with native speakers and target language communities as a meaningful way of developing intercultural competence and expose them to authentic language registers. Most of the models conceived for achieving the integration of Information and Communication Technologies (ICT) to education use the TPACK (technological pedagogical content knowledge) proposed by Mishra and Koehler (2006) as a reference. As this model was conceived to adapt technology to education in general, it fails at responding to the pedagogical conditions of specific areas like language teaching. Incorporating digital tools for developing language skills, for example, demands not only technological knowledge, but also and most importantly, concrete didactical strategies to adapt face-to-face classroom activities to the e-learning possibilities. These new models should also be designed from a post-method perspective (</w:t>
      </w:r>
      <w:proofErr w:type="spellStart"/>
      <w:r>
        <w:rPr>
          <w:rFonts w:ascii="Arial" w:eastAsia="Arial" w:hAnsi="Arial" w:cs="Arial"/>
          <w:sz w:val="24"/>
          <w:szCs w:val="24"/>
        </w:rPr>
        <w:t>Kumaravadivelu</w:t>
      </w:r>
      <w:proofErr w:type="spellEnd"/>
      <w:r>
        <w:rPr>
          <w:rFonts w:ascii="Arial" w:eastAsia="Arial" w:hAnsi="Arial" w:cs="Arial"/>
          <w:sz w:val="24"/>
          <w:szCs w:val="24"/>
        </w:rPr>
        <w:t>, 1994), where classroom knowledge impacts local communities in seamless learning environments. In that sense, “there is a need to change ICT training that is primary focused on technological components” (</w:t>
      </w:r>
      <w:proofErr w:type="spellStart"/>
      <w:r>
        <w:rPr>
          <w:rFonts w:ascii="Arial" w:eastAsia="Arial" w:hAnsi="Arial" w:cs="Arial"/>
          <w:sz w:val="24"/>
          <w:szCs w:val="24"/>
        </w:rPr>
        <w:t>Cabero</w:t>
      </w:r>
      <w:proofErr w:type="spellEnd"/>
      <w:r>
        <w:rPr>
          <w:rFonts w:ascii="Arial" w:eastAsia="Arial" w:hAnsi="Arial" w:cs="Arial"/>
          <w:sz w:val="24"/>
          <w:szCs w:val="24"/>
        </w:rPr>
        <w:t xml:space="preserve"> and Barroso, 2016, p.14) and train English teachers in the use of ICT and Web tools to develop Communicative Language skills in their students (</w:t>
      </w:r>
      <w:r>
        <w:rPr>
          <w:rFonts w:ascii="Arial" w:eastAsia="Arial" w:hAnsi="Arial" w:cs="Arial"/>
          <w:color w:val="000000"/>
          <w:sz w:val="24"/>
          <w:szCs w:val="24"/>
        </w:rPr>
        <w:t>Olivares et al, 2020).</w:t>
      </w:r>
      <w:r>
        <w:rPr>
          <w:rFonts w:ascii="Arial" w:eastAsia="Arial" w:hAnsi="Arial" w:cs="Arial"/>
          <w:sz w:val="24"/>
          <w:szCs w:val="24"/>
        </w:rPr>
        <w:t xml:space="preserve"> </w:t>
      </w:r>
    </w:p>
    <w:p w14:paraId="077D127A" w14:textId="77777777" w:rsidR="005D72D0" w:rsidRDefault="005D72D0">
      <w:pPr>
        <w:spacing w:line="360" w:lineRule="auto"/>
        <w:ind w:left="0" w:hanging="2"/>
        <w:jc w:val="both"/>
        <w:rPr>
          <w:rFonts w:ascii="Arial" w:eastAsia="Arial" w:hAnsi="Arial" w:cs="Arial"/>
          <w:sz w:val="24"/>
          <w:szCs w:val="24"/>
        </w:rPr>
      </w:pPr>
    </w:p>
    <w:p w14:paraId="643A959B" w14:textId="02763C08"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current systematic review intends to research recent studies about </w:t>
      </w:r>
      <w:proofErr w:type="gramStart"/>
      <w:r>
        <w:rPr>
          <w:rFonts w:ascii="Arial" w:eastAsia="Arial" w:hAnsi="Arial" w:cs="Arial"/>
          <w:sz w:val="24"/>
          <w:szCs w:val="24"/>
        </w:rPr>
        <w:t>Pedagogical  Models</w:t>
      </w:r>
      <w:proofErr w:type="gramEnd"/>
      <w:r>
        <w:rPr>
          <w:rFonts w:ascii="Arial" w:eastAsia="Arial" w:hAnsi="Arial" w:cs="Arial"/>
          <w:sz w:val="24"/>
          <w:szCs w:val="24"/>
        </w:rPr>
        <w:t xml:space="preserve"> (PM) or Didactical Designs (DD)  for training English teachers in the </w:t>
      </w:r>
      <w:r>
        <w:rPr>
          <w:rFonts w:ascii="Arial" w:eastAsia="Arial" w:hAnsi="Arial" w:cs="Arial"/>
          <w:sz w:val="24"/>
          <w:szCs w:val="24"/>
        </w:rPr>
        <w:lastRenderedPageBreak/>
        <w:t xml:space="preserve">incorporation of ICT to ELT, and </w:t>
      </w:r>
      <w:r w:rsidR="00F95CF4">
        <w:rPr>
          <w:rFonts w:ascii="Arial" w:eastAsia="Arial" w:hAnsi="Arial" w:cs="Arial"/>
          <w:sz w:val="24"/>
          <w:szCs w:val="24"/>
        </w:rPr>
        <w:t xml:space="preserve">to </w:t>
      </w:r>
      <w:r>
        <w:rPr>
          <w:rFonts w:ascii="Arial" w:eastAsia="Arial" w:hAnsi="Arial" w:cs="Arial"/>
          <w:sz w:val="24"/>
          <w:szCs w:val="24"/>
        </w:rPr>
        <w:t>define the types of models that have been designed to develop Teachers’ Digital Competence (TDC) in the field of Language Teaching with the aim of justifying the formulation of a research problem that seeks to determine the influence of the implementation of a Web-based Didactical Design</w:t>
      </w:r>
      <w:r w:rsidR="00F95CF4">
        <w:rPr>
          <w:rFonts w:ascii="Arial" w:eastAsia="Arial" w:hAnsi="Arial" w:cs="Arial"/>
          <w:sz w:val="24"/>
          <w:szCs w:val="24"/>
        </w:rPr>
        <w:t xml:space="preserve"> in TDC</w:t>
      </w:r>
      <w:r>
        <w:rPr>
          <w:rFonts w:ascii="Arial" w:eastAsia="Arial" w:hAnsi="Arial" w:cs="Arial"/>
          <w:sz w:val="24"/>
          <w:szCs w:val="24"/>
        </w:rPr>
        <w:t xml:space="preserve"> . To achieve this purpose, the authors present in the first part an approach to understanding critically what Pedagogical Models (PM) are, the link between ICT and ELT, and the relation of these two issues with the Development of TDC. </w:t>
      </w:r>
    </w:p>
    <w:p w14:paraId="368A397F" w14:textId="77777777" w:rsidR="005D72D0" w:rsidRDefault="005D72D0">
      <w:pPr>
        <w:pBdr>
          <w:top w:val="nil"/>
          <w:left w:val="nil"/>
          <w:bottom w:val="nil"/>
          <w:right w:val="nil"/>
          <w:between w:val="nil"/>
        </w:pBdr>
        <w:spacing w:line="360" w:lineRule="auto"/>
        <w:ind w:left="0" w:hanging="2"/>
        <w:jc w:val="both"/>
        <w:rPr>
          <w:rFonts w:ascii="Arial" w:eastAsia="Arial" w:hAnsi="Arial" w:cs="Arial"/>
          <w:color w:val="000000"/>
          <w:sz w:val="24"/>
          <w:szCs w:val="24"/>
        </w:rPr>
      </w:pPr>
    </w:p>
    <w:p w14:paraId="6FCC7CF9" w14:textId="1B11CE5B" w:rsidR="005D72D0" w:rsidRDefault="00B405FB">
      <w:pPr>
        <w:pBdr>
          <w:top w:val="nil"/>
          <w:left w:val="nil"/>
          <w:bottom w:val="nil"/>
          <w:right w:val="nil"/>
          <w:between w:val="nil"/>
        </w:pBdr>
        <w:spacing w:line="360" w:lineRule="auto"/>
        <w:ind w:left="0" w:hanging="2"/>
        <w:jc w:val="both"/>
        <w:rPr>
          <w:rFonts w:ascii="Arial" w:eastAsia="Arial" w:hAnsi="Arial" w:cs="Arial"/>
          <w:color w:val="000000"/>
          <w:sz w:val="24"/>
          <w:szCs w:val="24"/>
        </w:rPr>
      </w:pPr>
      <w:proofErr w:type="gramStart"/>
      <w:r>
        <w:rPr>
          <w:rFonts w:ascii="Arial" w:eastAsia="Arial" w:hAnsi="Arial" w:cs="Arial"/>
          <w:b/>
          <w:color w:val="000000"/>
          <w:sz w:val="24"/>
          <w:szCs w:val="24"/>
        </w:rPr>
        <w:t>UNDERSTANDING  PEDAGOGICAL</w:t>
      </w:r>
      <w:proofErr w:type="gramEnd"/>
      <w:r>
        <w:rPr>
          <w:rFonts w:ascii="Arial" w:eastAsia="Arial" w:hAnsi="Arial" w:cs="Arial"/>
          <w:b/>
          <w:color w:val="000000"/>
          <w:sz w:val="24"/>
          <w:szCs w:val="24"/>
        </w:rPr>
        <w:t xml:space="preserve"> MODELS AND DIDACTICAL DESIGNS</w:t>
      </w:r>
    </w:p>
    <w:p w14:paraId="12E3535F" w14:textId="452D819C" w:rsidR="005D72D0" w:rsidRDefault="00E958A4">
      <w:pPr>
        <w:pBdr>
          <w:top w:val="nil"/>
          <w:left w:val="nil"/>
          <w:bottom w:val="nil"/>
          <w:right w:val="nil"/>
          <w:between w:val="nil"/>
        </w:pBdr>
        <w:spacing w:line="360" w:lineRule="auto"/>
        <w:ind w:left="0" w:hanging="2"/>
        <w:jc w:val="both"/>
        <w:rPr>
          <w:rFonts w:ascii="Arial" w:eastAsia="Arial" w:hAnsi="Arial" w:cs="Arial"/>
          <w:color w:val="000000"/>
          <w:sz w:val="24"/>
          <w:szCs w:val="24"/>
        </w:rPr>
      </w:pPr>
      <w:bookmarkStart w:id="5" w:name="_heading=h.30j0zll" w:colFirst="0" w:colLast="0"/>
      <w:bookmarkEnd w:id="5"/>
      <w:r>
        <w:rPr>
          <w:rFonts w:ascii="Arial" w:eastAsia="Arial" w:hAnsi="Arial" w:cs="Arial"/>
          <w:sz w:val="24"/>
          <w:szCs w:val="24"/>
        </w:rPr>
        <w:t>There</w:t>
      </w:r>
      <w:r>
        <w:rPr>
          <w:rFonts w:ascii="Arial" w:eastAsia="Arial" w:hAnsi="Arial" w:cs="Arial"/>
          <w:color w:val="000000"/>
          <w:sz w:val="24"/>
          <w:szCs w:val="24"/>
        </w:rPr>
        <w:t xml:space="preserve"> seems </w:t>
      </w:r>
      <w:r>
        <w:rPr>
          <w:rFonts w:ascii="Arial" w:eastAsia="Arial" w:hAnsi="Arial" w:cs="Arial"/>
          <w:sz w:val="24"/>
          <w:szCs w:val="24"/>
        </w:rPr>
        <w:t xml:space="preserve">not to be </w:t>
      </w:r>
      <w:r>
        <w:rPr>
          <w:rFonts w:ascii="Arial" w:eastAsia="Arial" w:hAnsi="Arial" w:cs="Arial"/>
          <w:color w:val="000000"/>
          <w:sz w:val="24"/>
          <w:szCs w:val="24"/>
        </w:rPr>
        <w:t xml:space="preserve">a clear definition of what a PM is. Several authors attempt to define it by elucidating other concepts like didactical model, didactic design, educational model, or learning design. </w:t>
      </w:r>
      <w:proofErr w:type="spellStart"/>
      <w:r>
        <w:rPr>
          <w:rFonts w:ascii="Arial" w:eastAsia="Arial" w:hAnsi="Arial" w:cs="Arial"/>
          <w:color w:val="000000"/>
          <w:sz w:val="24"/>
          <w:szCs w:val="24"/>
        </w:rPr>
        <w:t>Ocaña</w:t>
      </w:r>
      <w:proofErr w:type="spellEnd"/>
      <w:r>
        <w:rPr>
          <w:rFonts w:ascii="Arial" w:eastAsia="Arial" w:hAnsi="Arial" w:cs="Arial"/>
          <w:color w:val="000000"/>
          <w:sz w:val="24"/>
          <w:szCs w:val="24"/>
        </w:rPr>
        <w:t xml:space="preserve"> (2013) relates the idea of PM to the one of Didactical Model, which is a </w:t>
      </w:r>
      <w:r>
        <w:rPr>
          <w:rFonts w:ascii="Arial" w:eastAsia="Arial" w:hAnsi="Arial" w:cs="Arial"/>
          <w:sz w:val="24"/>
          <w:szCs w:val="24"/>
        </w:rPr>
        <w:t>symbolic</w:t>
      </w:r>
      <w:r>
        <w:rPr>
          <w:rFonts w:ascii="Arial" w:eastAsia="Arial" w:hAnsi="Arial" w:cs="Arial"/>
          <w:color w:val="000000"/>
          <w:sz w:val="24"/>
          <w:szCs w:val="24"/>
        </w:rPr>
        <w:t xml:space="preserve"> and conceptual representation that functions like a mediated scheme between the educative reality and the thought. It is made of a group of strategies and norms proposed by pedagogues to organize and lead the educational process. This model determines what, why, what for, where, when, for whom, </w:t>
      </w:r>
      <w:r w:rsidR="00EE3741">
        <w:rPr>
          <w:rFonts w:ascii="Arial" w:eastAsia="Arial" w:hAnsi="Arial" w:cs="Arial"/>
          <w:color w:val="000000"/>
          <w:sz w:val="24"/>
          <w:szCs w:val="24"/>
        </w:rPr>
        <w:t xml:space="preserve">and </w:t>
      </w:r>
      <w:r>
        <w:rPr>
          <w:rFonts w:ascii="Arial" w:eastAsia="Arial" w:hAnsi="Arial" w:cs="Arial"/>
          <w:color w:val="000000"/>
          <w:sz w:val="24"/>
          <w:szCs w:val="24"/>
        </w:rPr>
        <w:t>with whom the learning and teaching process is going to be done. Another term that this author relates to PM is Didactical Design, which is composed by a group of projects in a learning environment where individuals elaborate objectively and subjectively different learning tasks. Finally, he contrasts what an Educational and a Pedagogical model are. The first one involves more aspects of the educational field since it comprises educational policies, philosophy of education and theoretical conceptions of education, while the second one is a theoretical construct with scientific and ideological foundations to interpret, design and adjust the pedagogical reality to concrete historical needs. It implies the content, student’s development, and qualities of teaching practice. In this sense, a PM needs to</w:t>
      </w:r>
      <w:r w:rsidR="00F95CF4">
        <w:rPr>
          <w:rFonts w:ascii="Arial" w:eastAsia="Arial" w:hAnsi="Arial" w:cs="Arial"/>
          <w:color w:val="000000"/>
          <w:sz w:val="24"/>
          <w:szCs w:val="24"/>
        </w:rPr>
        <w:t xml:space="preserve">: </w:t>
      </w:r>
      <w:r>
        <w:rPr>
          <w:rFonts w:ascii="Arial" w:eastAsia="Arial" w:hAnsi="Arial" w:cs="Arial"/>
          <w:color w:val="000000"/>
          <w:sz w:val="24"/>
          <w:szCs w:val="24"/>
        </w:rPr>
        <w:t>specify</w:t>
      </w:r>
      <w:r w:rsidR="00F95CF4">
        <w:rPr>
          <w:rFonts w:ascii="Arial" w:eastAsia="Arial" w:hAnsi="Arial" w:cs="Arial"/>
          <w:color w:val="000000"/>
          <w:sz w:val="24"/>
          <w:szCs w:val="24"/>
        </w:rPr>
        <w:t xml:space="preserve"> </w:t>
      </w:r>
      <w:r>
        <w:rPr>
          <w:rFonts w:ascii="Arial" w:eastAsia="Arial" w:hAnsi="Arial" w:cs="Arial"/>
          <w:color w:val="000000"/>
          <w:sz w:val="24"/>
          <w:szCs w:val="24"/>
        </w:rPr>
        <w:t xml:space="preserve">the essential questions about human beings every theory needs to answer, define the concept of human being that intends to educate, describe the learning sequence and the dynamic of learning, describe the type of learning experiences and curricular contents, the interactions between teacher and learners, the teaching and assessment methods and techniques. Chou (2010) also </w:t>
      </w:r>
      <w:r>
        <w:rPr>
          <w:rFonts w:ascii="Arial" w:eastAsia="Arial" w:hAnsi="Arial" w:cs="Arial"/>
          <w:sz w:val="24"/>
          <w:szCs w:val="24"/>
        </w:rPr>
        <w:t>considers</w:t>
      </w:r>
      <w:r>
        <w:rPr>
          <w:rFonts w:ascii="Arial" w:eastAsia="Arial" w:hAnsi="Arial" w:cs="Arial"/>
          <w:color w:val="000000"/>
          <w:sz w:val="24"/>
          <w:szCs w:val="24"/>
        </w:rPr>
        <w:t xml:space="preserve"> that </w:t>
      </w:r>
      <w:r>
        <w:rPr>
          <w:rFonts w:ascii="Arial" w:eastAsia="Arial" w:hAnsi="Arial" w:cs="Arial"/>
          <w:sz w:val="24"/>
          <w:szCs w:val="24"/>
        </w:rPr>
        <w:t>PMs are</w:t>
      </w:r>
      <w:r>
        <w:rPr>
          <w:rFonts w:ascii="Arial" w:eastAsia="Arial" w:hAnsi="Arial" w:cs="Arial"/>
          <w:color w:val="000000"/>
          <w:sz w:val="24"/>
          <w:szCs w:val="24"/>
        </w:rPr>
        <w:t xml:space="preserve"> required to define </w:t>
      </w:r>
      <w:r>
        <w:rPr>
          <w:rFonts w:ascii="Arial" w:eastAsia="Arial" w:hAnsi="Arial" w:cs="Arial"/>
          <w:color w:val="222222"/>
          <w:sz w:val="24"/>
          <w:szCs w:val="24"/>
          <w:highlight w:val="white"/>
        </w:rPr>
        <w:t xml:space="preserve">instructional and learning strategies, which are precisely the way the theory links with the practice. These learning strategies have to do with the didactic method, that is the way the model is </w:t>
      </w:r>
      <w:r>
        <w:rPr>
          <w:rFonts w:ascii="Arial" w:eastAsia="Arial" w:hAnsi="Arial" w:cs="Arial"/>
          <w:color w:val="222222"/>
          <w:sz w:val="24"/>
          <w:szCs w:val="24"/>
          <w:highlight w:val="white"/>
        </w:rPr>
        <w:lastRenderedPageBreak/>
        <w:t>put into practice in the face-to-face or online classroom</w:t>
      </w:r>
      <w:r>
        <w:rPr>
          <w:rFonts w:ascii="Arial" w:eastAsia="Arial" w:hAnsi="Arial" w:cs="Arial"/>
          <w:color w:val="222222"/>
          <w:sz w:val="24"/>
          <w:szCs w:val="24"/>
        </w:rPr>
        <w:t xml:space="preserve">. Besides, this author conceives PM as </w:t>
      </w:r>
      <w:r>
        <w:rPr>
          <w:rFonts w:ascii="Arial" w:eastAsia="Arial" w:hAnsi="Arial" w:cs="Arial"/>
          <w:color w:val="222222"/>
          <w:sz w:val="24"/>
          <w:szCs w:val="24"/>
          <w:highlight w:val="white"/>
        </w:rPr>
        <w:t>“cognitive models or theoretical constructs derived from learning theory that enable the implementation of specific instructional and learning strategies” (p. 453)</w:t>
      </w:r>
    </w:p>
    <w:p w14:paraId="3602212E" w14:textId="77777777" w:rsidR="005D72D0" w:rsidRDefault="005D72D0">
      <w:pPr>
        <w:pBdr>
          <w:top w:val="nil"/>
          <w:left w:val="nil"/>
          <w:bottom w:val="nil"/>
          <w:right w:val="nil"/>
          <w:between w:val="nil"/>
        </w:pBdr>
        <w:spacing w:line="360" w:lineRule="auto"/>
        <w:ind w:left="0" w:hanging="2"/>
        <w:jc w:val="both"/>
        <w:rPr>
          <w:rFonts w:ascii="Arial" w:eastAsia="Arial" w:hAnsi="Arial" w:cs="Arial"/>
          <w:color w:val="000000"/>
          <w:sz w:val="24"/>
          <w:szCs w:val="24"/>
        </w:rPr>
      </w:pPr>
    </w:p>
    <w:p w14:paraId="0ABFA7FF" w14:textId="131681B8" w:rsidR="005D72D0" w:rsidRDefault="00E958A4">
      <w:pPr>
        <w:pBdr>
          <w:top w:val="nil"/>
          <w:left w:val="nil"/>
          <w:bottom w:val="nil"/>
          <w:right w:val="nil"/>
          <w:between w:val="nil"/>
        </w:pBdr>
        <w:spacing w:line="360" w:lineRule="auto"/>
        <w:ind w:left="0" w:hanging="2"/>
        <w:jc w:val="both"/>
        <w:rPr>
          <w:rFonts w:ascii="Arial" w:eastAsia="Arial" w:hAnsi="Arial" w:cs="Arial"/>
          <w:color w:val="222222"/>
          <w:sz w:val="24"/>
          <w:szCs w:val="24"/>
        </w:rPr>
      </w:pPr>
      <w:r>
        <w:rPr>
          <w:rFonts w:ascii="Arial" w:eastAsia="Arial" w:hAnsi="Arial" w:cs="Arial"/>
          <w:color w:val="000000"/>
          <w:sz w:val="24"/>
          <w:szCs w:val="24"/>
        </w:rPr>
        <w:t xml:space="preserve">De </w:t>
      </w:r>
      <w:proofErr w:type="spellStart"/>
      <w:r>
        <w:rPr>
          <w:rFonts w:ascii="Arial" w:eastAsia="Arial" w:hAnsi="Arial" w:cs="Arial"/>
          <w:color w:val="000000"/>
          <w:sz w:val="24"/>
          <w:szCs w:val="24"/>
        </w:rPr>
        <w:t>Zubiria</w:t>
      </w:r>
      <w:proofErr w:type="spellEnd"/>
      <w:r>
        <w:rPr>
          <w:rFonts w:ascii="Arial" w:eastAsia="Arial" w:hAnsi="Arial" w:cs="Arial"/>
          <w:color w:val="000000"/>
          <w:sz w:val="24"/>
          <w:szCs w:val="24"/>
        </w:rPr>
        <w:t xml:space="preserve"> (2014) understands PM as “unhidden </w:t>
      </w:r>
      <w:r w:rsidR="00B27D31">
        <w:rPr>
          <w:rFonts w:ascii="Arial" w:eastAsia="Arial" w:hAnsi="Arial" w:cs="Arial"/>
          <w:color w:val="000000"/>
          <w:sz w:val="24"/>
          <w:szCs w:val="24"/>
        </w:rPr>
        <w:t>marks</w:t>
      </w:r>
      <w:r>
        <w:rPr>
          <w:rFonts w:ascii="Arial" w:eastAsia="Arial" w:hAnsi="Arial" w:cs="Arial"/>
          <w:color w:val="000000"/>
          <w:sz w:val="24"/>
          <w:szCs w:val="24"/>
        </w:rPr>
        <w:t xml:space="preserve"> o</w:t>
      </w:r>
      <w:r w:rsidR="00B27D31">
        <w:rPr>
          <w:rFonts w:ascii="Arial" w:eastAsia="Arial" w:hAnsi="Arial" w:cs="Arial"/>
          <w:color w:val="000000"/>
          <w:sz w:val="24"/>
          <w:szCs w:val="24"/>
        </w:rPr>
        <w:t>f</w:t>
      </w:r>
      <w:r>
        <w:rPr>
          <w:rFonts w:ascii="Arial" w:eastAsia="Arial" w:hAnsi="Arial" w:cs="Arial"/>
          <w:color w:val="000000"/>
          <w:sz w:val="24"/>
          <w:szCs w:val="24"/>
        </w:rPr>
        <w:t xml:space="preserve"> </w:t>
      </w:r>
      <w:r w:rsidR="00B27D31">
        <w:rPr>
          <w:rFonts w:ascii="Arial" w:eastAsia="Arial" w:hAnsi="Arial" w:cs="Arial"/>
          <w:color w:val="000000"/>
          <w:sz w:val="24"/>
          <w:szCs w:val="24"/>
        </w:rPr>
        <w:t xml:space="preserve">our </w:t>
      </w:r>
      <w:r>
        <w:rPr>
          <w:rFonts w:ascii="Arial" w:eastAsia="Arial" w:hAnsi="Arial" w:cs="Arial"/>
          <w:color w:val="000000"/>
          <w:sz w:val="24"/>
          <w:szCs w:val="24"/>
        </w:rPr>
        <w:t xml:space="preserve">pedagogical </w:t>
      </w:r>
      <w:r w:rsidR="00B27D31">
        <w:rPr>
          <w:rFonts w:ascii="Arial" w:eastAsia="Arial" w:hAnsi="Arial" w:cs="Arial"/>
          <w:color w:val="000000"/>
          <w:sz w:val="24"/>
          <w:szCs w:val="24"/>
        </w:rPr>
        <w:t>conception</w:t>
      </w:r>
      <w:r>
        <w:rPr>
          <w:rFonts w:ascii="Arial" w:eastAsia="Arial" w:hAnsi="Arial" w:cs="Arial"/>
          <w:color w:val="000000"/>
          <w:sz w:val="24"/>
          <w:szCs w:val="24"/>
        </w:rPr>
        <w:t xml:space="preserve">” (p.25) and seems to agree with </w:t>
      </w:r>
      <w:proofErr w:type="spellStart"/>
      <w:r>
        <w:rPr>
          <w:rFonts w:ascii="Arial" w:eastAsia="Arial" w:hAnsi="Arial" w:cs="Arial"/>
          <w:color w:val="000000"/>
          <w:sz w:val="24"/>
          <w:szCs w:val="24"/>
        </w:rPr>
        <w:t>Ocaña</w:t>
      </w:r>
      <w:proofErr w:type="spellEnd"/>
      <w:r>
        <w:rPr>
          <w:rFonts w:ascii="Arial" w:eastAsia="Arial" w:hAnsi="Arial" w:cs="Arial"/>
          <w:color w:val="000000"/>
          <w:sz w:val="24"/>
          <w:szCs w:val="24"/>
        </w:rPr>
        <w:t xml:space="preserve"> (2013) about the</w:t>
      </w:r>
      <w:r w:rsidR="009D38C0">
        <w:rPr>
          <w:rFonts w:ascii="Arial" w:eastAsia="Arial" w:hAnsi="Arial" w:cs="Arial"/>
          <w:color w:val="000000"/>
          <w:sz w:val="24"/>
          <w:szCs w:val="24"/>
        </w:rPr>
        <w:t xml:space="preserve"> terms that define what a PM is.</w:t>
      </w:r>
      <w:r>
        <w:rPr>
          <w:rFonts w:ascii="Arial" w:eastAsia="Arial" w:hAnsi="Arial" w:cs="Arial"/>
          <w:color w:val="000000"/>
          <w:sz w:val="24"/>
          <w:szCs w:val="24"/>
        </w:rPr>
        <w:t xml:space="preserve"> It means that every PM </w:t>
      </w:r>
      <w:proofErr w:type="gramStart"/>
      <w:r>
        <w:rPr>
          <w:rFonts w:ascii="Arial" w:eastAsia="Arial" w:hAnsi="Arial" w:cs="Arial"/>
          <w:sz w:val="24"/>
          <w:szCs w:val="24"/>
        </w:rPr>
        <w:t>assigns</w:t>
      </w:r>
      <w:proofErr w:type="gramEnd"/>
      <w:r>
        <w:rPr>
          <w:rFonts w:ascii="Arial" w:eastAsia="Arial" w:hAnsi="Arial" w:cs="Arial"/>
          <w:color w:val="000000"/>
          <w:sz w:val="24"/>
          <w:szCs w:val="24"/>
        </w:rPr>
        <w:t xml:space="preserve"> different functions to education depending on conceptions </w:t>
      </w:r>
      <w:r w:rsidR="009D38C0">
        <w:rPr>
          <w:rFonts w:ascii="Arial" w:eastAsia="Arial" w:hAnsi="Arial" w:cs="Arial"/>
          <w:color w:val="000000"/>
          <w:sz w:val="24"/>
          <w:szCs w:val="24"/>
        </w:rPr>
        <w:t>about h</w:t>
      </w:r>
      <w:r>
        <w:rPr>
          <w:rFonts w:ascii="Arial" w:eastAsia="Arial" w:hAnsi="Arial" w:cs="Arial"/>
          <w:color w:val="000000"/>
          <w:sz w:val="24"/>
          <w:szCs w:val="24"/>
        </w:rPr>
        <w:t xml:space="preserve">uman </w:t>
      </w:r>
      <w:r>
        <w:rPr>
          <w:rFonts w:ascii="Arial" w:eastAsia="Arial" w:hAnsi="Arial" w:cs="Arial"/>
          <w:sz w:val="24"/>
          <w:szCs w:val="24"/>
        </w:rPr>
        <w:t>beings</w:t>
      </w:r>
      <w:r>
        <w:rPr>
          <w:rFonts w:ascii="Arial" w:eastAsia="Arial" w:hAnsi="Arial" w:cs="Arial"/>
          <w:color w:val="000000"/>
          <w:sz w:val="24"/>
          <w:szCs w:val="24"/>
        </w:rPr>
        <w:t xml:space="preserve"> and society of a specific context. This is precisely what </w:t>
      </w:r>
      <w:r>
        <w:rPr>
          <w:rFonts w:ascii="Arial" w:eastAsia="Arial" w:hAnsi="Arial" w:cs="Arial"/>
          <w:color w:val="222222"/>
          <w:sz w:val="24"/>
          <w:szCs w:val="24"/>
          <w:highlight w:val="white"/>
        </w:rPr>
        <w:t>Behar (2011)</w:t>
      </w:r>
      <w:r>
        <w:rPr>
          <w:rFonts w:ascii="Arial" w:eastAsia="Arial" w:hAnsi="Arial" w:cs="Arial"/>
          <w:color w:val="222222"/>
          <w:sz w:val="24"/>
          <w:szCs w:val="24"/>
        </w:rPr>
        <w:t xml:space="preserve"> intends to make clear in his definition, when she says that a PM is a </w:t>
      </w:r>
      <w:r>
        <w:rPr>
          <w:rFonts w:ascii="Arial" w:eastAsia="Arial" w:hAnsi="Arial" w:cs="Arial"/>
          <w:color w:val="222222"/>
          <w:sz w:val="24"/>
          <w:szCs w:val="24"/>
          <w:highlight w:val="white"/>
        </w:rPr>
        <w:t>set of theories or dominant explication system in any area for a period of time.</w:t>
      </w:r>
      <w:r>
        <w:rPr>
          <w:rFonts w:ascii="Arial" w:eastAsia="Arial" w:hAnsi="Arial" w:cs="Arial"/>
          <w:color w:val="222222"/>
          <w:sz w:val="24"/>
          <w:szCs w:val="24"/>
        </w:rPr>
        <w:t xml:space="preserve"> In other words, she associates the term PM to “paradigm”. This idea of paradigm denotes the changing perspective about education depending on the historical period whe</w:t>
      </w:r>
      <w:r w:rsidR="009D38C0">
        <w:rPr>
          <w:rFonts w:ascii="Arial" w:eastAsia="Arial" w:hAnsi="Arial" w:cs="Arial"/>
          <w:color w:val="222222"/>
          <w:sz w:val="24"/>
          <w:szCs w:val="24"/>
        </w:rPr>
        <w:t>n i</w:t>
      </w:r>
      <w:r>
        <w:rPr>
          <w:rFonts w:ascii="Arial" w:eastAsia="Arial" w:hAnsi="Arial" w:cs="Arial"/>
          <w:color w:val="222222"/>
          <w:sz w:val="24"/>
          <w:szCs w:val="24"/>
        </w:rPr>
        <w:t xml:space="preserve">t appears. </w:t>
      </w:r>
      <w:r>
        <w:rPr>
          <w:rFonts w:ascii="Arial" w:eastAsia="Arial" w:hAnsi="Arial" w:cs="Arial"/>
          <w:color w:val="222222"/>
          <w:sz w:val="24"/>
          <w:szCs w:val="24"/>
          <w:highlight w:val="white"/>
        </w:rPr>
        <w:t>Every model is founded after a theory or after a paradigm. For instance, the Piagetian Theory is named after the interactionist paradigm.</w:t>
      </w:r>
    </w:p>
    <w:p w14:paraId="759CA3A5" w14:textId="77777777" w:rsidR="005D72D0" w:rsidRDefault="005D72D0">
      <w:pPr>
        <w:pBdr>
          <w:top w:val="nil"/>
          <w:left w:val="nil"/>
          <w:bottom w:val="nil"/>
          <w:right w:val="nil"/>
          <w:between w:val="nil"/>
        </w:pBdr>
        <w:spacing w:line="360" w:lineRule="auto"/>
        <w:ind w:left="0" w:hanging="2"/>
        <w:jc w:val="both"/>
        <w:rPr>
          <w:rFonts w:ascii="Arial" w:eastAsia="Arial" w:hAnsi="Arial" w:cs="Arial"/>
          <w:color w:val="222222"/>
          <w:sz w:val="24"/>
          <w:szCs w:val="24"/>
        </w:rPr>
      </w:pPr>
    </w:p>
    <w:p w14:paraId="153EF21F" w14:textId="617B2378" w:rsidR="005D72D0" w:rsidRDefault="00E958A4">
      <w:pPr>
        <w:pBdr>
          <w:top w:val="nil"/>
          <w:left w:val="nil"/>
          <w:bottom w:val="nil"/>
          <w:right w:val="nil"/>
          <w:between w:val="nil"/>
        </w:pBdr>
        <w:spacing w:line="360" w:lineRule="auto"/>
        <w:ind w:left="0" w:hanging="2"/>
        <w:jc w:val="both"/>
        <w:rPr>
          <w:rFonts w:ascii="Arial" w:eastAsia="Arial" w:hAnsi="Arial" w:cs="Arial"/>
          <w:sz w:val="24"/>
          <w:szCs w:val="24"/>
        </w:rPr>
      </w:pPr>
      <w:r>
        <w:rPr>
          <w:rFonts w:ascii="Arial" w:eastAsia="Arial" w:hAnsi="Arial" w:cs="Arial"/>
          <w:color w:val="222222"/>
          <w:sz w:val="24"/>
          <w:szCs w:val="24"/>
        </w:rPr>
        <w:t xml:space="preserve">With regards to Digital Didactical Designs, </w:t>
      </w:r>
      <w:r>
        <w:rPr>
          <w:rFonts w:ascii="Arial" w:eastAsia="Arial" w:hAnsi="Arial" w:cs="Arial"/>
          <w:sz w:val="24"/>
          <w:szCs w:val="24"/>
        </w:rPr>
        <w:t xml:space="preserve">Jahnke et al (2017) say that the term situates teaching and learning in a new perspective, where teaching more than a cognitive activity becomes an activity for learning construction. Innovation introduced by the use of technology in the classroom implies changes in three levels of didactics: the relation among students and teachers with content, the digital didactical design (how curriculum components are organized), and the curriculum development and academic staff development. For </w:t>
      </w:r>
      <w:r>
        <w:rPr>
          <w:rFonts w:ascii="Arial" w:eastAsia="Arial" w:hAnsi="Arial" w:cs="Arial"/>
          <w:color w:val="222222"/>
          <w:sz w:val="24"/>
          <w:szCs w:val="24"/>
          <w:highlight w:val="white"/>
        </w:rPr>
        <w:t>Behar (2011)</w:t>
      </w:r>
      <w:r>
        <w:rPr>
          <w:rFonts w:ascii="Arial" w:eastAsia="Arial" w:hAnsi="Arial" w:cs="Arial"/>
          <w:color w:val="222222"/>
          <w:sz w:val="24"/>
          <w:szCs w:val="24"/>
        </w:rPr>
        <w:t xml:space="preserve"> these three levels constitute what he denotes a Pedagogical Architecture (PA).</w:t>
      </w:r>
    </w:p>
    <w:p w14:paraId="0B15E1DB" w14:textId="77777777" w:rsidR="00781C55" w:rsidRDefault="00E958A4">
      <w:pPr>
        <w:pBdr>
          <w:top w:val="nil"/>
          <w:left w:val="nil"/>
          <w:bottom w:val="nil"/>
          <w:right w:val="nil"/>
          <w:between w:val="nil"/>
        </w:pBdr>
        <w:spacing w:line="360" w:lineRule="auto"/>
        <w:ind w:left="0" w:hanging="2"/>
        <w:jc w:val="both"/>
        <w:rPr>
          <w:rFonts w:ascii="Arial" w:eastAsia="Arial" w:hAnsi="Arial" w:cs="Arial"/>
          <w:color w:val="000000"/>
          <w:sz w:val="24"/>
          <w:szCs w:val="24"/>
        </w:rPr>
      </w:pPr>
      <w:bookmarkStart w:id="6" w:name="_Hlk116293141"/>
      <w:r>
        <w:rPr>
          <w:rFonts w:ascii="Arial" w:eastAsia="Arial" w:hAnsi="Arial" w:cs="Arial"/>
          <w:color w:val="000000"/>
          <w:sz w:val="24"/>
          <w:szCs w:val="24"/>
        </w:rPr>
        <w:t>Figure 1. From Pedagogical Models to Didactical Designs</w:t>
      </w:r>
    </w:p>
    <w:bookmarkEnd w:id="6"/>
    <w:p w14:paraId="39769481" w14:textId="2DE37BEC" w:rsidR="005D72D0" w:rsidRDefault="00E958A4">
      <w:pPr>
        <w:pBdr>
          <w:top w:val="nil"/>
          <w:left w:val="nil"/>
          <w:bottom w:val="nil"/>
          <w:right w:val="nil"/>
          <w:between w:val="nil"/>
        </w:pBdr>
        <w:spacing w:line="360" w:lineRule="auto"/>
        <w:ind w:left="0" w:hanging="2"/>
        <w:jc w:val="both"/>
        <w:rPr>
          <w:rFonts w:ascii="Arial" w:eastAsia="Arial" w:hAnsi="Arial" w:cs="Arial"/>
          <w:color w:val="000000"/>
          <w:sz w:val="24"/>
          <w:szCs w:val="24"/>
        </w:rPr>
      </w:pPr>
      <w:r>
        <w:rPr>
          <w:noProof/>
          <w:lang w:val="es-CO"/>
        </w:rPr>
        <w:lastRenderedPageBreak/>
        <mc:AlternateContent>
          <mc:Choice Requires="wpg">
            <w:drawing>
              <wp:anchor distT="0" distB="0" distL="114300" distR="114300" simplePos="0" relativeHeight="251658240" behindDoc="0" locked="0" layoutInCell="1" hidden="0" allowOverlap="1" wp14:anchorId="3F2DE9BC" wp14:editId="5F6CABE2">
                <wp:simplePos x="0" y="0"/>
                <wp:positionH relativeFrom="column">
                  <wp:posOffset>812800</wp:posOffset>
                </wp:positionH>
                <wp:positionV relativeFrom="paragraph">
                  <wp:posOffset>381000</wp:posOffset>
                </wp:positionV>
                <wp:extent cx="4410710" cy="2757170"/>
                <wp:effectExtent l="0" t="0" r="0" b="0"/>
                <wp:wrapTopAndBottom distT="0" distB="0"/>
                <wp:docPr id="15" name="Grupo 15"/>
                <wp:cNvGraphicFramePr/>
                <a:graphic xmlns:a="http://schemas.openxmlformats.org/drawingml/2006/main">
                  <a:graphicData uri="http://schemas.microsoft.com/office/word/2010/wordprocessingGroup">
                    <wpg:wgp>
                      <wpg:cNvGrpSpPr/>
                      <wpg:grpSpPr>
                        <a:xfrm>
                          <a:off x="0" y="0"/>
                          <a:ext cx="4410710" cy="2757170"/>
                          <a:chOff x="0" y="0"/>
                          <a:chExt cx="4417075" cy="2764975"/>
                        </a:xfrm>
                      </wpg:grpSpPr>
                      <wpg:grpSp>
                        <wpg:cNvPr id="1" name="Grupo 1"/>
                        <wpg:cNvGrpSpPr/>
                        <wpg:grpSpPr>
                          <a:xfrm>
                            <a:off x="0" y="0"/>
                            <a:ext cx="4410710" cy="2757150"/>
                            <a:chOff x="0" y="0"/>
                            <a:chExt cx="4410710" cy="2757150"/>
                          </a:xfrm>
                        </wpg:grpSpPr>
                        <wps:wsp>
                          <wps:cNvPr id="2" name="Rectángulo 2"/>
                          <wps:cNvSpPr/>
                          <wps:spPr>
                            <a:xfrm>
                              <a:off x="0" y="0"/>
                              <a:ext cx="4410700" cy="2757150"/>
                            </a:xfrm>
                            <a:prstGeom prst="rect">
                              <a:avLst/>
                            </a:prstGeom>
                            <a:noFill/>
                            <a:ln>
                              <a:noFill/>
                            </a:ln>
                          </wps:spPr>
                          <wps:txbx>
                            <w:txbxContent>
                              <w:p w14:paraId="0FCE23B9"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3" name="Flecha: cheurón 3"/>
                          <wps:cNvSpPr/>
                          <wps:spPr>
                            <a:xfrm rot="5400000">
                              <a:off x="-97638" y="98825"/>
                              <a:ext cx="650923" cy="455646"/>
                            </a:xfrm>
                            <a:prstGeom prst="chevron">
                              <a:avLst>
                                <a:gd name="adj" fmla="val 50000"/>
                              </a:avLst>
                            </a:prstGeom>
                            <a:solidFill>
                              <a:schemeClr val="accent2"/>
                            </a:solidFill>
                            <a:ln w="12700" cap="flat" cmpd="sng">
                              <a:solidFill>
                                <a:schemeClr val="accent2"/>
                              </a:solidFill>
                              <a:prstDash val="solid"/>
                              <a:miter lim="800000"/>
                              <a:headEnd type="none" w="sm" len="sm"/>
                              <a:tailEnd type="none" w="sm" len="sm"/>
                            </a:ln>
                          </wps:spPr>
                          <wps:txbx>
                            <w:txbxContent>
                              <w:p w14:paraId="31BC3DA6"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4" name="Cuadro de texto 4"/>
                          <wps:cNvSpPr txBox="1"/>
                          <wps:spPr>
                            <a:xfrm>
                              <a:off x="1" y="229009"/>
                              <a:ext cx="455646" cy="195277"/>
                            </a:xfrm>
                            <a:prstGeom prst="rect">
                              <a:avLst/>
                            </a:prstGeom>
                            <a:noFill/>
                            <a:ln>
                              <a:noFill/>
                            </a:ln>
                          </wps:spPr>
                          <wps:txbx>
                            <w:txbxContent>
                              <w:p w14:paraId="17DC2F46" w14:textId="77777777" w:rsidR="00C70B65" w:rsidRDefault="00C70B65">
                                <w:pPr>
                                  <w:spacing w:line="215" w:lineRule="auto"/>
                                </w:pPr>
                                <w:r>
                                  <w:rPr>
                                    <w:rFonts w:ascii="Calibri" w:eastAsia="Calibri" w:hAnsi="Calibri" w:cs="Calibri"/>
                                    <w:color w:val="000000"/>
                                    <w:sz w:val="10"/>
                                  </w:rPr>
                                  <w:t>EDUCATIONAL MODEL</w:t>
                                </w:r>
                              </w:p>
                            </w:txbxContent>
                          </wps:txbx>
                          <wps:bodyPr spcFirstLastPara="1" wrap="square" lIns="3175" tIns="3175" rIns="3175" bIns="3175" anchor="ctr" anchorCtr="0">
                            <a:noAutofit/>
                          </wps:bodyPr>
                        </wps:wsp>
                        <wps:wsp>
                          <wps:cNvPr id="5" name="Rectángulo: esquinas superiores redondeadas 5"/>
                          <wps:cNvSpPr/>
                          <wps:spPr>
                            <a:xfrm rot="5400000">
                              <a:off x="2221628" y="-1764794"/>
                              <a:ext cx="423100" cy="3955063"/>
                            </a:xfrm>
                            <a:prstGeom prst="round2SameRect">
                              <a:avLst>
                                <a:gd name="adj1" fmla="val 16667"/>
                                <a:gd name="adj2" fmla="val 0"/>
                              </a:avLst>
                            </a:prstGeom>
                            <a:solidFill>
                              <a:schemeClr val="lt1">
                                <a:alpha val="89803"/>
                              </a:schemeClr>
                            </a:solidFill>
                            <a:ln w="12700" cap="flat" cmpd="sng">
                              <a:solidFill>
                                <a:schemeClr val="accent2"/>
                              </a:solidFill>
                              <a:prstDash val="solid"/>
                              <a:miter lim="800000"/>
                              <a:headEnd type="none" w="sm" len="sm"/>
                              <a:tailEnd type="none" w="sm" len="sm"/>
                            </a:ln>
                          </wps:spPr>
                          <wps:txbx>
                            <w:txbxContent>
                              <w:p w14:paraId="4274C8BE"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6" name="Cuadro de texto 6"/>
                          <wps:cNvSpPr txBox="1"/>
                          <wps:spPr>
                            <a:xfrm>
                              <a:off x="455647" y="21841"/>
                              <a:ext cx="3934409" cy="381792"/>
                            </a:xfrm>
                            <a:prstGeom prst="rect">
                              <a:avLst/>
                            </a:prstGeom>
                            <a:noFill/>
                            <a:ln>
                              <a:noFill/>
                            </a:ln>
                          </wps:spPr>
                          <wps:txbx>
                            <w:txbxContent>
                              <w:p w14:paraId="383747A6" w14:textId="77777777" w:rsidR="00C70B65" w:rsidRDefault="00C70B65">
                                <w:pPr>
                                  <w:spacing w:line="215" w:lineRule="auto"/>
                                </w:pPr>
                                <w:r>
                                  <w:rPr>
                                    <w:rFonts w:ascii="Calibri" w:eastAsia="Calibri" w:hAnsi="Calibri" w:cs="Calibri"/>
                                    <w:color w:val="000000"/>
                                    <w:sz w:val="14"/>
                                  </w:rPr>
                                  <w:t>Philosophy of education, Education Policies, a system of theoretical premises that affect the curriculum: General Law of Education, MEN policies.</w:t>
                                </w:r>
                              </w:p>
                            </w:txbxContent>
                          </wps:txbx>
                          <wps:bodyPr spcFirstLastPara="1" wrap="square" lIns="49775" tIns="4425" rIns="4425" bIns="4425" anchor="ctr" anchorCtr="0">
                            <a:noAutofit/>
                          </wps:bodyPr>
                        </wps:wsp>
                        <wps:wsp>
                          <wps:cNvPr id="7" name="Flecha: cheurón 7"/>
                          <wps:cNvSpPr/>
                          <wps:spPr>
                            <a:xfrm rot="5400000">
                              <a:off x="-97638" y="624793"/>
                              <a:ext cx="650923" cy="455646"/>
                            </a:xfrm>
                            <a:prstGeom prst="chevron">
                              <a:avLst>
                                <a:gd name="adj" fmla="val 50000"/>
                              </a:avLst>
                            </a:prstGeom>
                            <a:solidFill>
                              <a:schemeClr val="accent3"/>
                            </a:solidFill>
                            <a:ln w="12700" cap="flat" cmpd="sng">
                              <a:solidFill>
                                <a:schemeClr val="accent3"/>
                              </a:solidFill>
                              <a:prstDash val="solid"/>
                              <a:miter lim="800000"/>
                              <a:headEnd type="none" w="sm" len="sm"/>
                              <a:tailEnd type="none" w="sm" len="sm"/>
                            </a:ln>
                          </wps:spPr>
                          <wps:txbx>
                            <w:txbxContent>
                              <w:p w14:paraId="7B9100FE"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8" name="Cuadro de texto 8"/>
                          <wps:cNvSpPr txBox="1"/>
                          <wps:spPr>
                            <a:xfrm>
                              <a:off x="1" y="754977"/>
                              <a:ext cx="455646" cy="195277"/>
                            </a:xfrm>
                            <a:prstGeom prst="rect">
                              <a:avLst/>
                            </a:prstGeom>
                            <a:noFill/>
                            <a:ln>
                              <a:noFill/>
                            </a:ln>
                          </wps:spPr>
                          <wps:txbx>
                            <w:txbxContent>
                              <w:p w14:paraId="2101FFCC" w14:textId="77777777" w:rsidR="00C70B65" w:rsidRDefault="00C70B65">
                                <w:pPr>
                                  <w:spacing w:line="215" w:lineRule="auto"/>
                                </w:pPr>
                                <w:r>
                                  <w:rPr>
                                    <w:rFonts w:ascii="Calibri" w:eastAsia="Calibri" w:hAnsi="Calibri" w:cs="Calibri"/>
                                    <w:color w:val="000000"/>
                                    <w:sz w:val="10"/>
                                  </w:rPr>
                                  <w:t>PEDAGOGICAL MODEL</w:t>
                                </w:r>
                              </w:p>
                            </w:txbxContent>
                          </wps:txbx>
                          <wps:bodyPr spcFirstLastPara="1" wrap="square" lIns="3175" tIns="3175" rIns="3175" bIns="3175" anchor="ctr" anchorCtr="0">
                            <a:noAutofit/>
                          </wps:bodyPr>
                        </wps:wsp>
                        <wps:wsp>
                          <wps:cNvPr id="9" name="Rectángulo: esquinas superiores redondeadas 9"/>
                          <wps:cNvSpPr/>
                          <wps:spPr>
                            <a:xfrm rot="5400000">
                              <a:off x="2221628" y="-1238826"/>
                              <a:ext cx="423100" cy="3955063"/>
                            </a:xfrm>
                            <a:prstGeom prst="round2SameRect">
                              <a:avLst>
                                <a:gd name="adj1" fmla="val 16667"/>
                                <a:gd name="adj2" fmla="val 0"/>
                              </a:avLst>
                            </a:prstGeom>
                            <a:solidFill>
                              <a:schemeClr val="lt1">
                                <a:alpha val="89803"/>
                              </a:schemeClr>
                            </a:solidFill>
                            <a:ln w="12700" cap="flat" cmpd="sng">
                              <a:solidFill>
                                <a:schemeClr val="accent3"/>
                              </a:solidFill>
                              <a:prstDash val="solid"/>
                              <a:miter lim="800000"/>
                              <a:headEnd type="none" w="sm" len="sm"/>
                              <a:tailEnd type="none" w="sm" len="sm"/>
                            </a:ln>
                          </wps:spPr>
                          <wps:txbx>
                            <w:txbxContent>
                              <w:p w14:paraId="0C2CA5D0"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10" name="Cuadro de texto 10"/>
                          <wps:cNvSpPr txBox="1"/>
                          <wps:spPr>
                            <a:xfrm>
                              <a:off x="455647" y="547809"/>
                              <a:ext cx="3934409" cy="381792"/>
                            </a:xfrm>
                            <a:prstGeom prst="rect">
                              <a:avLst/>
                            </a:prstGeom>
                            <a:noFill/>
                            <a:ln>
                              <a:noFill/>
                            </a:ln>
                          </wps:spPr>
                          <wps:txbx>
                            <w:txbxContent>
                              <w:p w14:paraId="1D55BD0A" w14:textId="77777777" w:rsidR="00C70B65" w:rsidRDefault="00C70B65">
                                <w:pPr>
                                  <w:spacing w:line="215" w:lineRule="auto"/>
                                </w:pPr>
                                <w:r>
                                  <w:rPr>
                                    <w:rFonts w:ascii="Calibri" w:eastAsia="Calibri" w:hAnsi="Calibri" w:cs="Calibri"/>
                                    <w:color w:val="000000"/>
                                    <w:sz w:val="14"/>
                                  </w:rPr>
                                  <w:t xml:space="preserve"> A theoretical construct with scientific and ideological foundations to interpret, design and adjust the pedagogical reality to concrete historical needs: PPP (</w:t>
                                </w:r>
                                <w:r>
                                  <w:rPr>
                                    <w:rFonts w:ascii="Calibri" w:eastAsia="Calibri" w:hAnsi="Calibri" w:cs="Calibri"/>
                                    <w:color w:val="000000"/>
                                    <w:sz w:val="14"/>
                                  </w:rPr>
                                  <w:t>Jesuist Education)</w:t>
                                </w:r>
                              </w:p>
                            </w:txbxContent>
                          </wps:txbx>
                          <wps:bodyPr spcFirstLastPara="1" wrap="square" lIns="49775" tIns="4425" rIns="4425" bIns="4425" anchor="ctr" anchorCtr="0">
                            <a:noAutofit/>
                          </wps:bodyPr>
                        </wps:wsp>
                        <wps:wsp>
                          <wps:cNvPr id="11" name="Flecha: cheurón 11"/>
                          <wps:cNvSpPr/>
                          <wps:spPr>
                            <a:xfrm rot="5400000">
                              <a:off x="-97638" y="1150761"/>
                              <a:ext cx="650923" cy="455646"/>
                            </a:xfrm>
                            <a:prstGeom prst="chevron">
                              <a:avLst>
                                <a:gd name="adj" fmla="val 50000"/>
                              </a:avLst>
                            </a:prstGeom>
                            <a:solidFill>
                              <a:schemeClr val="accent4"/>
                            </a:solidFill>
                            <a:ln w="12700" cap="flat" cmpd="sng">
                              <a:solidFill>
                                <a:schemeClr val="accent4"/>
                              </a:solidFill>
                              <a:prstDash val="solid"/>
                              <a:miter lim="800000"/>
                              <a:headEnd type="none" w="sm" len="sm"/>
                              <a:tailEnd type="none" w="sm" len="sm"/>
                            </a:ln>
                          </wps:spPr>
                          <wps:txbx>
                            <w:txbxContent>
                              <w:p w14:paraId="6532727C"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12" name="Cuadro de texto 12"/>
                          <wps:cNvSpPr txBox="1"/>
                          <wps:spPr>
                            <a:xfrm>
                              <a:off x="1" y="1280945"/>
                              <a:ext cx="455646" cy="195277"/>
                            </a:xfrm>
                            <a:prstGeom prst="rect">
                              <a:avLst/>
                            </a:prstGeom>
                            <a:noFill/>
                            <a:ln>
                              <a:noFill/>
                            </a:ln>
                          </wps:spPr>
                          <wps:txbx>
                            <w:txbxContent>
                              <w:p w14:paraId="642E660B" w14:textId="77777777" w:rsidR="00C70B65" w:rsidRDefault="00C70B65">
                                <w:pPr>
                                  <w:spacing w:line="215" w:lineRule="auto"/>
                                </w:pPr>
                                <w:r>
                                  <w:rPr>
                                    <w:rFonts w:ascii="Calibri" w:eastAsia="Calibri" w:hAnsi="Calibri" w:cs="Calibri"/>
                                    <w:color w:val="000000"/>
                                    <w:sz w:val="10"/>
                                  </w:rPr>
                                  <w:t>DIDACTICAL DESIGN</w:t>
                                </w:r>
                              </w:p>
                            </w:txbxContent>
                          </wps:txbx>
                          <wps:bodyPr spcFirstLastPara="1" wrap="square" lIns="3175" tIns="3175" rIns="3175" bIns="3175" anchor="ctr" anchorCtr="0">
                            <a:noAutofit/>
                          </wps:bodyPr>
                        </wps:wsp>
                        <wps:wsp>
                          <wps:cNvPr id="13" name="Rectángulo: esquinas superiores redondeadas 13"/>
                          <wps:cNvSpPr/>
                          <wps:spPr>
                            <a:xfrm rot="5400000">
                              <a:off x="2221628" y="-712858"/>
                              <a:ext cx="423100" cy="3955063"/>
                            </a:xfrm>
                            <a:prstGeom prst="round2SameRect">
                              <a:avLst>
                                <a:gd name="adj1" fmla="val 16667"/>
                                <a:gd name="adj2" fmla="val 0"/>
                              </a:avLst>
                            </a:prstGeom>
                            <a:solidFill>
                              <a:schemeClr val="lt1">
                                <a:alpha val="89803"/>
                              </a:schemeClr>
                            </a:solidFill>
                            <a:ln w="12700" cap="flat" cmpd="sng">
                              <a:solidFill>
                                <a:schemeClr val="accent4"/>
                              </a:solidFill>
                              <a:prstDash val="solid"/>
                              <a:miter lim="800000"/>
                              <a:headEnd type="none" w="sm" len="sm"/>
                              <a:tailEnd type="none" w="sm" len="sm"/>
                            </a:ln>
                          </wps:spPr>
                          <wps:txbx>
                            <w:txbxContent>
                              <w:p w14:paraId="1DFAEEE5"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14" name="Cuadro de texto 14"/>
                          <wps:cNvSpPr txBox="1"/>
                          <wps:spPr>
                            <a:xfrm>
                              <a:off x="455647" y="1073777"/>
                              <a:ext cx="3934409" cy="381792"/>
                            </a:xfrm>
                            <a:prstGeom prst="rect">
                              <a:avLst/>
                            </a:prstGeom>
                            <a:noFill/>
                            <a:ln>
                              <a:noFill/>
                            </a:ln>
                          </wps:spPr>
                          <wps:txbx>
                            <w:txbxContent>
                              <w:p w14:paraId="54907827" w14:textId="77777777" w:rsidR="00C70B65" w:rsidRDefault="00C70B65">
                                <w:pPr>
                                  <w:spacing w:line="215" w:lineRule="auto"/>
                                  <w:ind w:left="0" w:hanging="2"/>
                                </w:pPr>
                              </w:p>
                              <w:p w14:paraId="455E564C" w14:textId="77777777" w:rsidR="00C70B65" w:rsidRDefault="00C70B65">
                                <w:pPr>
                                  <w:spacing w:before="21" w:line="215" w:lineRule="auto"/>
                                </w:pPr>
                                <w:r>
                                  <w:rPr>
                                    <w:rFonts w:ascii="Calibri" w:eastAsia="Calibri" w:hAnsi="Calibri" w:cs="Calibri"/>
                                    <w:color w:val="000000"/>
                                    <w:sz w:val="14"/>
                                  </w:rPr>
                                  <w:t xml:space="preserve">What, why, what for, where, when, for whom, with whom. </w:t>
                                </w:r>
                              </w:p>
                              <w:p w14:paraId="4F216B30" w14:textId="77777777" w:rsidR="00C70B65" w:rsidRDefault="00C70B65">
                                <w:pPr>
                                  <w:spacing w:before="21" w:line="215" w:lineRule="auto"/>
                                  <w:ind w:left="0" w:hanging="2"/>
                                </w:pPr>
                              </w:p>
                            </w:txbxContent>
                          </wps:txbx>
                          <wps:bodyPr spcFirstLastPara="1" wrap="square" lIns="49775" tIns="4425" rIns="4425" bIns="4425" anchor="ctr" anchorCtr="0">
                            <a:noAutofit/>
                          </wps:bodyPr>
                        </wps:wsp>
                        <wps:wsp>
                          <wps:cNvPr id="16" name="Flecha: cheurón 16"/>
                          <wps:cNvSpPr/>
                          <wps:spPr>
                            <a:xfrm rot="5400000">
                              <a:off x="-97638" y="1676729"/>
                              <a:ext cx="650923" cy="455646"/>
                            </a:xfrm>
                            <a:prstGeom prst="chevron">
                              <a:avLst>
                                <a:gd name="adj" fmla="val 50000"/>
                              </a:avLst>
                            </a:prstGeom>
                            <a:solidFill>
                              <a:srgbClr val="599BD5"/>
                            </a:solidFill>
                            <a:ln w="12700" cap="flat" cmpd="sng">
                              <a:solidFill>
                                <a:srgbClr val="599BD5"/>
                              </a:solidFill>
                              <a:prstDash val="solid"/>
                              <a:miter lim="800000"/>
                              <a:headEnd type="none" w="sm" len="sm"/>
                              <a:tailEnd type="none" w="sm" len="sm"/>
                            </a:ln>
                          </wps:spPr>
                          <wps:txbx>
                            <w:txbxContent>
                              <w:p w14:paraId="0F5F9EE5"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17" name="Cuadro de texto 17"/>
                          <wps:cNvSpPr txBox="1"/>
                          <wps:spPr>
                            <a:xfrm>
                              <a:off x="1" y="1806913"/>
                              <a:ext cx="455646" cy="195277"/>
                            </a:xfrm>
                            <a:prstGeom prst="rect">
                              <a:avLst/>
                            </a:prstGeom>
                            <a:noFill/>
                            <a:ln>
                              <a:noFill/>
                            </a:ln>
                          </wps:spPr>
                          <wps:txbx>
                            <w:txbxContent>
                              <w:p w14:paraId="04DECD84" w14:textId="77777777" w:rsidR="00C70B65" w:rsidRDefault="00C70B65">
                                <w:pPr>
                                  <w:spacing w:line="215" w:lineRule="auto"/>
                                </w:pPr>
                                <w:r>
                                  <w:rPr>
                                    <w:rFonts w:ascii="Calibri" w:eastAsia="Calibri" w:hAnsi="Calibri" w:cs="Calibri"/>
                                    <w:color w:val="000000"/>
                                    <w:sz w:val="10"/>
                                  </w:rPr>
                                  <w:t>PEDAGOGICAL ARCHITECTURE</w:t>
                                </w:r>
                              </w:p>
                            </w:txbxContent>
                          </wps:txbx>
                          <wps:bodyPr spcFirstLastPara="1" wrap="square" lIns="3175" tIns="3175" rIns="3175" bIns="3175" anchor="ctr" anchorCtr="0">
                            <a:noAutofit/>
                          </wps:bodyPr>
                        </wps:wsp>
                        <wps:wsp>
                          <wps:cNvPr id="18" name="Rectángulo: esquinas superiores redondeadas 18"/>
                          <wps:cNvSpPr/>
                          <wps:spPr>
                            <a:xfrm rot="5400000">
                              <a:off x="2221628" y="-186890"/>
                              <a:ext cx="423100" cy="3955063"/>
                            </a:xfrm>
                            <a:prstGeom prst="round2SameRect">
                              <a:avLst>
                                <a:gd name="adj1" fmla="val 16667"/>
                                <a:gd name="adj2" fmla="val 0"/>
                              </a:avLst>
                            </a:prstGeom>
                            <a:solidFill>
                              <a:schemeClr val="lt1">
                                <a:alpha val="89803"/>
                              </a:schemeClr>
                            </a:solidFill>
                            <a:ln w="12700" cap="flat" cmpd="sng">
                              <a:solidFill>
                                <a:srgbClr val="599BD5"/>
                              </a:solidFill>
                              <a:prstDash val="solid"/>
                              <a:miter lim="800000"/>
                              <a:headEnd type="none" w="sm" len="sm"/>
                              <a:tailEnd type="none" w="sm" len="sm"/>
                            </a:ln>
                          </wps:spPr>
                          <wps:txbx>
                            <w:txbxContent>
                              <w:p w14:paraId="0C8DA4F6"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19" name="Cuadro de texto 19"/>
                          <wps:cNvSpPr txBox="1"/>
                          <wps:spPr>
                            <a:xfrm>
                              <a:off x="455647" y="1599745"/>
                              <a:ext cx="3934409" cy="381792"/>
                            </a:xfrm>
                            <a:prstGeom prst="rect">
                              <a:avLst/>
                            </a:prstGeom>
                            <a:noFill/>
                            <a:ln>
                              <a:noFill/>
                            </a:ln>
                          </wps:spPr>
                          <wps:txbx>
                            <w:txbxContent>
                              <w:p w14:paraId="237EA59F" w14:textId="77777777" w:rsidR="00C70B65" w:rsidRDefault="00C70B65">
                                <w:pPr>
                                  <w:spacing w:line="215" w:lineRule="auto"/>
                                </w:pPr>
                                <w:r>
                                  <w:rPr>
                                    <w:rFonts w:ascii="Calibri" w:eastAsia="Calibri" w:hAnsi="Calibri" w:cs="Calibri"/>
                                    <w:color w:val="000000"/>
                                    <w:sz w:val="14"/>
                                  </w:rPr>
                                  <w:t>Pedagogical Architecture / A Design (E-LEARNING/ WEB-BASED LEARNING)</w:t>
                                </w:r>
                              </w:p>
                            </w:txbxContent>
                          </wps:txbx>
                          <wps:bodyPr spcFirstLastPara="1" wrap="square" lIns="49775" tIns="4425" rIns="4425" bIns="4425" anchor="ctr" anchorCtr="0">
                            <a:noAutofit/>
                          </wps:bodyPr>
                        </wps:wsp>
                        <wps:wsp>
                          <wps:cNvPr id="20" name="Flecha: cheurón 20"/>
                          <wps:cNvSpPr/>
                          <wps:spPr>
                            <a:xfrm rot="5400000">
                              <a:off x="-97638" y="2202697"/>
                              <a:ext cx="650923" cy="455646"/>
                            </a:xfrm>
                            <a:prstGeom prst="chevron">
                              <a:avLst>
                                <a:gd name="adj" fmla="val 50000"/>
                              </a:avLst>
                            </a:prstGeom>
                            <a:solidFill>
                              <a:schemeClr val="accent6"/>
                            </a:solidFill>
                            <a:ln w="12700" cap="flat" cmpd="sng">
                              <a:solidFill>
                                <a:schemeClr val="accent6"/>
                              </a:solidFill>
                              <a:prstDash val="solid"/>
                              <a:miter lim="800000"/>
                              <a:headEnd type="none" w="sm" len="sm"/>
                              <a:tailEnd type="none" w="sm" len="sm"/>
                            </a:ln>
                          </wps:spPr>
                          <wps:txbx>
                            <w:txbxContent>
                              <w:p w14:paraId="604EA3AC"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21" name="Cuadro de texto 21"/>
                          <wps:cNvSpPr txBox="1"/>
                          <wps:spPr>
                            <a:xfrm>
                              <a:off x="1" y="2332881"/>
                              <a:ext cx="455646" cy="195277"/>
                            </a:xfrm>
                            <a:prstGeom prst="rect">
                              <a:avLst/>
                            </a:prstGeom>
                            <a:noFill/>
                            <a:ln>
                              <a:noFill/>
                            </a:ln>
                          </wps:spPr>
                          <wps:txbx>
                            <w:txbxContent>
                              <w:p w14:paraId="7CC85EE4" w14:textId="77777777" w:rsidR="00C70B65" w:rsidRDefault="00C70B65">
                                <w:pPr>
                                  <w:spacing w:line="215" w:lineRule="auto"/>
                                </w:pPr>
                                <w:r>
                                  <w:rPr>
                                    <w:rFonts w:ascii="Calibri" w:eastAsia="Calibri" w:hAnsi="Calibri" w:cs="Calibri"/>
                                    <w:color w:val="000000"/>
                                    <w:sz w:val="10"/>
                                  </w:rPr>
                                  <w:t>COMPONENTS OF PA</w:t>
                                </w:r>
                              </w:p>
                            </w:txbxContent>
                          </wps:txbx>
                          <wps:bodyPr spcFirstLastPara="1" wrap="square" lIns="3175" tIns="3175" rIns="3175" bIns="3175" anchor="ctr" anchorCtr="0">
                            <a:noAutofit/>
                          </wps:bodyPr>
                        </wps:wsp>
                        <wps:wsp>
                          <wps:cNvPr id="22" name="Rectángulo: esquinas superiores redondeadas 22"/>
                          <wps:cNvSpPr/>
                          <wps:spPr>
                            <a:xfrm rot="5400000">
                              <a:off x="2221628" y="339077"/>
                              <a:ext cx="423100" cy="3955063"/>
                            </a:xfrm>
                            <a:prstGeom prst="round2SameRect">
                              <a:avLst>
                                <a:gd name="adj1" fmla="val 16667"/>
                                <a:gd name="adj2" fmla="val 0"/>
                              </a:avLst>
                            </a:prstGeom>
                            <a:solidFill>
                              <a:schemeClr val="lt1">
                                <a:alpha val="89803"/>
                              </a:schemeClr>
                            </a:solidFill>
                            <a:ln w="12700" cap="flat" cmpd="sng">
                              <a:solidFill>
                                <a:schemeClr val="accent6"/>
                              </a:solidFill>
                              <a:prstDash val="solid"/>
                              <a:miter lim="800000"/>
                              <a:headEnd type="none" w="sm" len="sm"/>
                              <a:tailEnd type="none" w="sm" len="sm"/>
                            </a:ln>
                          </wps:spPr>
                          <wps:txbx>
                            <w:txbxContent>
                              <w:p w14:paraId="029B450E" w14:textId="77777777" w:rsidR="00C70B65" w:rsidRDefault="00C70B65">
                                <w:pPr>
                                  <w:spacing w:line="240" w:lineRule="auto"/>
                                  <w:ind w:left="0" w:hanging="2"/>
                                </w:pPr>
                              </w:p>
                            </w:txbxContent>
                          </wps:txbx>
                          <wps:bodyPr spcFirstLastPara="1" wrap="square" lIns="91425" tIns="91425" rIns="91425" bIns="91425" anchor="ctr" anchorCtr="0">
                            <a:noAutofit/>
                          </wps:bodyPr>
                        </wps:wsp>
                        <wps:wsp>
                          <wps:cNvPr id="23" name="Cuadro de texto 23"/>
                          <wps:cNvSpPr txBox="1"/>
                          <wps:spPr>
                            <a:xfrm>
                              <a:off x="455647" y="2125712"/>
                              <a:ext cx="3934409" cy="381792"/>
                            </a:xfrm>
                            <a:prstGeom prst="rect">
                              <a:avLst/>
                            </a:prstGeom>
                            <a:noFill/>
                            <a:ln>
                              <a:noFill/>
                            </a:ln>
                          </wps:spPr>
                          <wps:txbx>
                            <w:txbxContent>
                              <w:p w14:paraId="4C457C3C" w14:textId="77777777" w:rsidR="00C70B65" w:rsidRDefault="00C70B65">
                                <w:pPr>
                                  <w:spacing w:line="215" w:lineRule="auto"/>
                                </w:pPr>
                                <w:r>
                                  <w:rPr>
                                    <w:rFonts w:ascii="Calibri" w:eastAsia="Calibri" w:hAnsi="Calibri" w:cs="Calibri"/>
                                    <w:color w:val="000000"/>
                                    <w:sz w:val="14"/>
                                  </w:rPr>
                                  <w:t>Strategies, Techniques, Sequences of Learning, Resources, Procedures</w:t>
                                </w:r>
                              </w:p>
                            </w:txbxContent>
                          </wps:txbx>
                          <wps:bodyPr spcFirstLastPara="1" wrap="square" lIns="49775" tIns="4425" rIns="4425" bIns="4425" anchor="ctr" anchorCtr="0">
                            <a:noAutofit/>
                          </wps:bodyPr>
                        </wps:wsp>
                      </wpg:grpSp>
                    </wpg:wgp>
                  </a:graphicData>
                </a:graphic>
              </wp:anchor>
            </w:drawing>
          </mc:Choice>
          <mc:Fallback>
            <w:pict>
              <v:group w14:anchorId="3F2DE9BC" id="Grupo 15" o:spid="_x0000_s1026" style="position:absolute;left:0;text-align:left;margin-left:64pt;margin-top:30pt;width:347.3pt;height:217.1pt;z-index:251658240" coordsize="44170,2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">
                <v:group id="Grupo 1" o:spid="_x0000_s1027" style="position:absolute;width:44107;height:27571" coordsize="44107,2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44107;height:2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FCE23B9" w14:textId="77777777" w:rsidR="00C70B65" w:rsidRDefault="00C70B65">
                          <w:pPr>
                            <w:spacing w:line="240" w:lineRule="auto"/>
                            <w:ind w:left="0" w:hanging="2"/>
                          </w:pP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3" o:spid="_x0000_s1029" type="#_x0000_t55" style="position:absolute;left:-977;top:988;width:6510;height:45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" adj="14040" fillcolor="#ed7d31 [3205]" strokecolor="#ed7d31 [3205]" strokeweight="1pt">
                    <v:stroke startarrowwidth="narrow" startarrowlength="short" endarrowwidth="narrow" endarrowlength="short"/>
                    <v:textbox inset="2.53958mm,2.53958mm,2.53958mm,2.53958mm">
                      <w:txbxContent>
                        <w:p w14:paraId="31BC3DA6" w14:textId="77777777" w:rsidR="00C70B65" w:rsidRDefault="00C70B65">
                          <w:pPr>
                            <w:spacing w:line="240" w:lineRule="auto"/>
                            <w:ind w:left="0" w:hanging="2"/>
                          </w:pPr>
                        </w:p>
                      </w:txbxContent>
                    </v:textbox>
                  </v:shape>
                  <v:shapetype id="_x0000_t202" coordsize="21600,21600" o:spt="202" path="m,l,21600r21600,l21600,xe">
                    <v:stroke joinstyle="miter"/>
                    <v:path gradientshapeok="t" o:connecttype="rect"/>
                  </v:shapetype>
                  <v:shape id="Cuadro de texto 4" o:spid="_x0000_s1030" type="#_x0000_t202" style="position:absolute;top:2290;width:455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" filled="f" stroked="f">
                    <v:textbox inset=".25pt,.25pt,.25pt,.25pt">
                      <w:txbxContent>
                        <w:p w14:paraId="17DC2F46" w14:textId="77777777" w:rsidR="00C70B65" w:rsidRDefault="00C70B65">
                          <w:pPr>
                            <w:spacing w:line="215" w:lineRule="auto"/>
                          </w:pPr>
                          <w:r>
                            <w:rPr>
                              <w:rFonts w:ascii="Calibri" w:eastAsia="Calibri" w:hAnsi="Calibri" w:cs="Calibri"/>
                              <w:color w:val="000000"/>
                              <w:sz w:val="10"/>
                            </w:rPr>
                            <w:t>EDUCATIONAL MODEL</w:t>
                          </w:r>
                        </w:p>
                      </w:txbxContent>
                    </v:textbox>
                  </v:shape>
                  <v:shape id="Rectángulo: esquinas superiores redondeadas 5" o:spid="_x0000_s1031" style="position:absolute;left:22216;top:-17649;width:4231;height:39551;rotation:90;visibility:visible;mso-wrap-style:square;v-text-anchor:middle" coordsize="423100,3955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" adj="-11796480,,5400" path="m70518,l352582,v38946,,70518,31572,70518,70518l423100,3955063r,l,3955063r,l,70518c,31572,31572,,70518,xe" fillcolor="white [3201]" strokecolor="#ed7d31 [3205]" strokeweight="1pt">
                    <v:fill opacity="58853f"/>
                    <v:stroke startarrowwidth="narrow" startarrowlength="short" endarrowwidth="narrow" endarrowlength="short" joinstyle="miter"/>
                    <v:formulas/>
                    <v:path arrowok="t" o:connecttype="custom" o:connectlocs="70518,0;352582,0;423100,70518;423100,3955063;423100,3955063;0,3955063;0,3955063;0,70518;70518,0" o:connectangles="0,0,0,0,0,0,0,0,0" textboxrect="0,0,423100,3955063"/>
                    <v:textbox inset="2.53958mm,2.53958mm,2.53958mm,2.53958mm">
                      <w:txbxContent>
                        <w:p w14:paraId="4274C8BE" w14:textId="77777777" w:rsidR="00C70B65" w:rsidRDefault="00C70B65">
                          <w:pPr>
                            <w:spacing w:line="240" w:lineRule="auto"/>
                            <w:ind w:left="0" w:hanging="2"/>
                          </w:pPr>
                        </w:p>
                      </w:txbxContent>
                    </v:textbox>
                  </v:shape>
                  <v:shape id="Cuadro de texto 6" o:spid="_x0000_s1032" type="#_x0000_t202" style="position:absolute;left:4556;top:218;width:39344;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" filled="f" stroked="f">
                    <v:textbox inset="1.3826mm,.1229mm,.1229mm,.1229mm">
                      <w:txbxContent>
                        <w:p w14:paraId="383747A6" w14:textId="77777777" w:rsidR="00C70B65" w:rsidRDefault="00C70B65">
                          <w:pPr>
                            <w:spacing w:line="215" w:lineRule="auto"/>
                          </w:pPr>
                          <w:r>
                            <w:rPr>
                              <w:rFonts w:ascii="Calibri" w:eastAsia="Calibri" w:hAnsi="Calibri" w:cs="Calibri"/>
                              <w:color w:val="000000"/>
                              <w:sz w:val="14"/>
                            </w:rPr>
                            <w:t>Philosophy of education, Education Policies, a system of theoretical premises that affect the curriculum: General Law of Education, MEN policies.</w:t>
                          </w:r>
                        </w:p>
                      </w:txbxContent>
                    </v:textbox>
                  </v:shape>
                  <v:shape id="Flecha: cheurón 7" o:spid="_x0000_s1033" type="#_x0000_t55" style="position:absolute;left:-977;top:6248;width:6509;height:45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" adj="14040" fillcolor="#a5a5a5 [3206]" strokecolor="#a5a5a5 [3206]" strokeweight="1pt">
                    <v:stroke startarrowwidth="narrow" startarrowlength="short" endarrowwidth="narrow" endarrowlength="short"/>
                    <v:textbox inset="2.53958mm,2.53958mm,2.53958mm,2.53958mm">
                      <w:txbxContent>
                        <w:p w14:paraId="7B9100FE" w14:textId="77777777" w:rsidR="00C70B65" w:rsidRDefault="00C70B65">
                          <w:pPr>
                            <w:spacing w:line="240" w:lineRule="auto"/>
                            <w:ind w:left="0" w:hanging="2"/>
                          </w:pPr>
                        </w:p>
                      </w:txbxContent>
                    </v:textbox>
                  </v:shape>
                  <v:shape id="Cuadro de texto 8" o:spid="_x0000_s1034" type="#_x0000_t202" style="position:absolute;top:7549;width:4556;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" filled="f" stroked="f">
                    <v:textbox inset=".25pt,.25pt,.25pt,.25pt">
                      <w:txbxContent>
                        <w:p w14:paraId="2101FFCC" w14:textId="77777777" w:rsidR="00C70B65" w:rsidRDefault="00C70B65">
                          <w:pPr>
                            <w:spacing w:line="215" w:lineRule="auto"/>
                          </w:pPr>
                          <w:r>
                            <w:rPr>
                              <w:rFonts w:ascii="Calibri" w:eastAsia="Calibri" w:hAnsi="Calibri" w:cs="Calibri"/>
                              <w:color w:val="000000"/>
                              <w:sz w:val="10"/>
                            </w:rPr>
                            <w:t>PEDAGOGICAL MODEL</w:t>
                          </w:r>
                        </w:p>
                      </w:txbxContent>
                    </v:textbox>
                  </v:shape>
                  <v:shape id="Rectángulo: esquinas superiores redondeadas 9" o:spid="_x0000_s1035" style="position:absolute;left:22216;top:-12389;width:4231;height:39551;rotation:90;visibility:visible;mso-wrap-style:square;v-text-anchor:middle" coordsize="423100,3955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" adj="-11796480,,5400" path="m70518,l352582,v38946,,70518,31572,70518,70518l423100,3955063r,l,3955063r,l,70518c,31572,31572,,70518,xe" fillcolor="white [3201]" strokecolor="#a5a5a5 [3206]" strokeweight="1pt">
                    <v:fill opacity="58853f"/>
                    <v:stroke startarrowwidth="narrow" startarrowlength="short" endarrowwidth="narrow" endarrowlength="short" joinstyle="miter"/>
                    <v:formulas/>
                    <v:path arrowok="t" o:connecttype="custom" o:connectlocs="70518,0;352582,0;423100,70518;423100,3955063;423100,3955063;0,3955063;0,3955063;0,70518;70518,0" o:connectangles="0,0,0,0,0,0,0,0,0" textboxrect="0,0,423100,3955063"/>
                    <v:textbox inset="2.53958mm,2.53958mm,2.53958mm,2.53958mm">
                      <w:txbxContent>
                        <w:p w14:paraId="0C2CA5D0" w14:textId="77777777" w:rsidR="00C70B65" w:rsidRDefault="00C70B65">
                          <w:pPr>
                            <w:spacing w:line="240" w:lineRule="auto"/>
                            <w:ind w:left="0" w:hanging="2"/>
                          </w:pPr>
                        </w:p>
                      </w:txbxContent>
                    </v:textbox>
                  </v:shape>
                  <v:shape id="Cuadro de texto 10" o:spid="_x0000_s1036" type="#_x0000_t202" style="position:absolute;left:4556;top:5478;width:39344;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" filled="f" stroked="f">
                    <v:textbox inset="1.3826mm,.1229mm,.1229mm,.1229mm">
                      <w:txbxContent>
                        <w:p w14:paraId="1D55BD0A" w14:textId="77777777" w:rsidR="00C70B65" w:rsidRDefault="00C70B65">
                          <w:pPr>
                            <w:spacing w:line="215" w:lineRule="auto"/>
                          </w:pPr>
                          <w:r>
                            <w:rPr>
                              <w:rFonts w:ascii="Calibri" w:eastAsia="Calibri" w:hAnsi="Calibri" w:cs="Calibri"/>
                              <w:color w:val="000000"/>
                              <w:sz w:val="14"/>
                            </w:rPr>
                            <w:t xml:space="preserve"> A theoretical construct with scientific and ideological foundations to interpret, design and adjust the pedagogical reality to concrete historical needs: PPP (</w:t>
                          </w:r>
                          <w:proofErr w:type="spellStart"/>
                          <w:r>
                            <w:rPr>
                              <w:rFonts w:ascii="Calibri" w:eastAsia="Calibri" w:hAnsi="Calibri" w:cs="Calibri"/>
                              <w:color w:val="000000"/>
                              <w:sz w:val="14"/>
                            </w:rPr>
                            <w:t>Jesuist</w:t>
                          </w:r>
                          <w:proofErr w:type="spellEnd"/>
                          <w:r>
                            <w:rPr>
                              <w:rFonts w:ascii="Calibri" w:eastAsia="Calibri" w:hAnsi="Calibri" w:cs="Calibri"/>
                              <w:color w:val="000000"/>
                              <w:sz w:val="14"/>
                            </w:rPr>
                            <w:t xml:space="preserve"> Education)</w:t>
                          </w:r>
                        </w:p>
                      </w:txbxContent>
                    </v:textbox>
                  </v:shape>
                  <v:shape id="Flecha: cheurón 11" o:spid="_x0000_s1037" type="#_x0000_t55" style="position:absolute;left:-977;top:11508;width:6509;height:45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" adj="14040" fillcolor="#ffc000 [3207]" strokecolor="#ffc000 [3207]" strokeweight="1pt">
                    <v:stroke startarrowwidth="narrow" startarrowlength="short" endarrowwidth="narrow" endarrowlength="short"/>
                    <v:textbox inset="2.53958mm,2.53958mm,2.53958mm,2.53958mm">
                      <w:txbxContent>
                        <w:p w14:paraId="6532727C" w14:textId="77777777" w:rsidR="00C70B65" w:rsidRDefault="00C70B65">
                          <w:pPr>
                            <w:spacing w:line="240" w:lineRule="auto"/>
                            <w:ind w:left="0" w:hanging="2"/>
                          </w:pPr>
                        </w:p>
                      </w:txbxContent>
                    </v:textbox>
                  </v:shape>
                  <v:shape id="Cuadro de texto 12" o:spid="_x0000_s1038" type="#_x0000_t202" style="position:absolute;top:12809;width:4556;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" filled="f" stroked="f">
                    <v:textbox inset=".25pt,.25pt,.25pt,.25pt">
                      <w:txbxContent>
                        <w:p w14:paraId="642E660B" w14:textId="77777777" w:rsidR="00C70B65" w:rsidRDefault="00C70B65">
                          <w:pPr>
                            <w:spacing w:line="215" w:lineRule="auto"/>
                          </w:pPr>
                          <w:r>
                            <w:rPr>
                              <w:rFonts w:ascii="Calibri" w:eastAsia="Calibri" w:hAnsi="Calibri" w:cs="Calibri"/>
                              <w:color w:val="000000"/>
                              <w:sz w:val="10"/>
                            </w:rPr>
                            <w:t>DIDACTICAL DESIGN</w:t>
                          </w:r>
                        </w:p>
                      </w:txbxContent>
                    </v:textbox>
                  </v:shape>
                  <v:shape id="Rectángulo: esquinas superiores redondeadas 13" o:spid="_x0000_s1039" style="position:absolute;left:22216;top:-7129;width:4231;height:39551;rotation:90;visibility:visible;mso-wrap-style:square;v-text-anchor:middle" coordsize="423100,3955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" adj="-11796480,,5400" path="m70518,l352582,v38946,,70518,31572,70518,70518l423100,3955063r,l,3955063r,l,70518c,31572,31572,,70518,xe" fillcolor="white [3201]" strokecolor="#ffc000 [3207]" strokeweight="1pt">
                    <v:fill opacity="58853f"/>
                    <v:stroke startarrowwidth="narrow" startarrowlength="short" endarrowwidth="narrow" endarrowlength="short" joinstyle="miter"/>
                    <v:formulas/>
                    <v:path arrowok="t" o:connecttype="custom" o:connectlocs="70518,0;352582,0;423100,70518;423100,3955063;423100,3955063;0,3955063;0,3955063;0,70518;70518,0" o:connectangles="0,0,0,0,0,0,0,0,0" textboxrect="0,0,423100,3955063"/>
                    <v:textbox inset="2.53958mm,2.53958mm,2.53958mm,2.53958mm">
                      <w:txbxContent>
                        <w:p w14:paraId="1DFAEEE5" w14:textId="77777777" w:rsidR="00C70B65" w:rsidRDefault="00C70B65">
                          <w:pPr>
                            <w:spacing w:line="240" w:lineRule="auto"/>
                            <w:ind w:left="0" w:hanging="2"/>
                          </w:pPr>
                        </w:p>
                      </w:txbxContent>
                    </v:textbox>
                  </v:shape>
                  <v:shape id="Cuadro de texto 14" o:spid="_x0000_s1040" type="#_x0000_t202" style="position:absolute;left:4556;top:10737;width:39344;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" filled="f" stroked="f">
                    <v:textbox inset="1.3826mm,.1229mm,.1229mm,.1229mm">
                      <w:txbxContent>
                        <w:p w14:paraId="54907827" w14:textId="77777777" w:rsidR="00C70B65" w:rsidRDefault="00C70B65">
                          <w:pPr>
                            <w:spacing w:line="215" w:lineRule="auto"/>
                            <w:ind w:left="0" w:hanging="2"/>
                          </w:pPr>
                        </w:p>
                        <w:p w14:paraId="455E564C" w14:textId="77777777" w:rsidR="00C70B65" w:rsidRDefault="00C70B65">
                          <w:pPr>
                            <w:spacing w:before="21" w:line="215" w:lineRule="auto"/>
                          </w:pPr>
                          <w:r>
                            <w:rPr>
                              <w:rFonts w:ascii="Calibri" w:eastAsia="Calibri" w:hAnsi="Calibri" w:cs="Calibri"/>
                              <w:color w:val="000000"/>
                              <w:sz w:val="14"/>
                            </w:rPr>
                            <w:t xml:space="preserve">What, why, what for, where, when, for whom, with whom. </w:t>
                          </w:r>
                        </w:p>
                        <w:p w14:paraId="4F216B30" w14:textId="77777777" w:rsidR="00C70B65" w:rsidRDefault="00C70B65">
                          <w:pPr>
                            <w:spacing w:before="21" w:line="215" w:lineRule="auto"/>
                            <w:ind w:left="0" w:hanging="2"/>
                          </w:pPr>
                        </w:p>
                      </w:txbxContent>
                    </v:textbox>
                  </v:shape>
                  <v:shape id="Flecha: cheurón 16" o:spid="_x0000_s1041" type="#_x0000_t55" style="position:absolute;left:-977;top:16767;width:6510;height:45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" adj="14040" fillcolor="#599bd5" strokecolor="#599bd5" strokeweight="1pt">
                    <v:stroke startarrowwidth="narrow" startarrowlength="short" endarrowwidth="narrow" endarrowlength="short"/>
                    <v:textbox inset="2.53958mm,2.53958mm,2.53958mm,2.53958mm">
                      <w:txbxContent>
                        <w:p w14:paraId="0F5F9EE5" w14:textId="77777777" w:rsidR="00C70B65" w:rsidRDefault="00C70B65">
                          <w:pPr>
                            <w:spacing w:line="240" w:lineRule="auto"/>
                            <w:ind w:left="0" w:hanging="2"/>
                          </w:pPr>
                        </w:p>
                      </w:txbxContent>
                    </v:textbox>
                  </v:shape>
                  <v:shape id="Cuadro de texto 17" o:spid="_x0000_s1042" type="#_x0000_t202" style="position:absolute;top:18069;width:455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" filled="f" stroked="f">
                    <v:textbox inset=".25pt,.25pt,.25pt,.25pt">
                      <w:txbxContent>
                        <w:p w14:paraId="04DECD84" w14:textId="77777777" w:rsidR="00C70B65" w:rsidRDefault="00C70B65">
                          <w:pPr>
                            <w:spacing w:line="215" w:lineRule="auto"/>
                          </w:pPr>
                          <w:r>
                            <w:rPr>
                              <w:rFonts w:ascii="Calibri" w:eastAsia="Calibri" w:hAnsi="Calibri" w:cs="Calibri"/>
                              <w:color w:val="000000"/>
                              <w:sz w:val="10"/>
                            </w:rPr>
                            <w:t>PEDAGOGICAL ARCHITECTURE</w:t>
                          </w:r>
                        </w:p>
                      </w:txbxContent>
                    </v:textbox>
                  </v:shape>
                  <v:shape id="Rectángulo: esquinas superiores redondeadas 18" o:spid="_x0000_s1043" style="position:absolute;left:22216;top:-1870;width:4231;height:39551;rotation:90;visibility:visible;mso-wrap-style:square;v-text-anchor:middle" coordsize="423100,3955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" adj="-11796480,,5400" path="m70518,l352582,v38946,,70518,31572,70518,70518l423100,3955063r,l,3955063r,l,70518c,31572,31572,,70518,xe" fillcolor="white [3201]" strokecolor="#599bd5" strokeweight="1pt">
                    <v:fill opacity="58853f"/>
                    <v:stroke startarrowwidth="narrow" startarrowlength="short" endarrowwidth="narrow" endarrowlength="short" joinstyle="miter"/>
                    <v:formulas/>
                    <v:path arrowok="t" o:connecttype="custom" o:connectlocs="70518,0;352582,0;423100,70518;423100,3955063;423100,3955063;0,3955063;0,3955063;0,70518;70518,0" o:connectangles="0,0,0,0,0,0,0,0,0" textboxrect="0,0,423100,3955063"/>
                    <v:textbox inset="2.53958mm,2.53958mm,2.53958mm,2.53958mm">
                      <w:txbxContent>
                        <w:p w14:paraId="0C8DA4F6" w14:textId="77777777" w:rsidR="00C70B65" w:rsidRDefault="00C70B65">
                          <w:pPr>
                            <w:spacing w:line="240" w:lineRule="auto"/>
                            <w:ind w:left="0" w:hanging="2"/>
                          </w:pPr>
                        </w:p>
                      </w:txbxContent>
                    </v:textbox>
                  </v:shape>
                  <v:shape id="Cuadro de texto 19" o:spid="_x0000_s1044" type="#_x0000_t202" style="position:absolute;left:4556;top:15997;width:39344;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" filled="f" stroked="f">
                    <v:textbox inset="1.3826mm,.1229mm,.1229mm,.1229mm">
                      <w:txbxContent>
                        <w:p w14:paraId="237EA59F" w14:textId="77777777" w:rsidR="00C70B65" w:rsidRDefault="00C70B65">
                          <w:pPr>
                            <w:spacing w:line="215" w:lineRule="auto"/>
                          </w:pPr>
                          <w:r>
                            <w:rPr>
                              <w:rFonts w:ascii="Calibri" w:eastAsia="Calibri" w:hAnsi="Calibri" w:cs="Calibri"/>
                              <w:color w:val="000000"/>
                              <w:sz w:val="14"/>
                            </w:rPr>
                            <w:t>Pedagogical Architecture / A Design (E-LEARNING/ WEB-BASED LEARNING)</w:t>
                          </w:r>
                        </w:p>
                      </w:txbxContent>
                    </v:textbox>
                  </v:shape>
                  <v:shape id="Flecha: cheurón 20" o:spid="_x0000_s1045" type="#_x0000_t55" style="position:absolute;left:-977;top:22027;width:6509;height:45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" adj="14040" fillcolor="#70ad47 [3209]" strokecolor="#70ad47 [3209]" strokeweight="1pt">
                    <v:stroke startarrowwidth="narrow" startarrowlength="short" endarrowwidth="narrow" endarrowlength="short"/>
                    <v:textbox inset="2.53958mm,2.53958mm,2.53958mm,2.53958mm">
                      <w:txbxContent>
                        <w:p w14:paraId="604EA3AC" w14:textId="77777777" w:rsidR="00C70B65" w:rsidRDefault="00C70B65">
                          <w:pPr>
                            <w:spacing w:line="240" w:lineRule="auto"/>
                            <w:ind w:left="0" w:hanging="2"/>
                          </w:pPr>
                        </w:p>
                      </w:txbxContent>
                    </v:textbox>
                  </v:shape>
                  <v:shape id="Cuadro de texto 21" o:spid="_x0000_s1046" type="#_x0000_t202" style="position:absolute;top:23328;width:4556;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" filled="f" stroked="f">
                    <v:textbox inset=".25pt,.25pt,.25pt,.25pt">
                      <w:txbxContent>
                        <w:p w14:paraId="7CC85EE4" w14:textId="77777777" w:rsidR="00C70B65" w:rsidRDefault="00C70B65">
                          <w:pPr>
                            <w:spacing w:line="215" w:lineRule="auto"/>
                          </w:pPr>
                          <w:r>
                            <w:rPr>
                              <w:rFonts w:ascii="Calibri" w:eastAsia="Calibri" w:hAnsi="Calibri" w:cs="Calibri"/>
                              <w:color w:val="000000"/>
                              <w:sz w:val="10"/>
                            </w:rPr>
                            <w:t>COMPONENTS OF PA</w:t>
                          </w:r>
                        </w:p>
                      </w:txbxContent>
                    </v:textbox>
                  </v:shape>
                  <v:shape id="Rectángulo: esquinas superiores redondeadas 22" o:spid="_x0000_s1047" style="position:absolute;left:22216;top:3390;width:4231;height:39551;rotation:90;visibility:visible;mso-wrap-style:square;v-text-anchor:middle" coordsize="423100,3955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" adj="-11796480,,5400" path="m70518,l352582,v38946,,70518,31572,70518,70518l423100,3955063r,l,3955063r,l,70518c,31572,31572,,70518,xe" fillcolor="white [3201]" strokecolor="#70ad47 [3209]" strokeweight="1pt">
                    <v:fill opacity="58853f"/>
                    <v:stroke startarrowwidth="narrow" startarrowlength="short" endarrowwidth="narrow" endarrowlength="short" joinstyle="miter"/>
                    <v:formulas/>
                    <v:path arrowok="t" o:connecttype="custom" o:connectlocs="70518,0;352582,0;423100,70518;423100,3955063;423100,3955063;0,3955063;0,3955063;0,70518;70518,0" o:connectangles="0,0,0,0,0,0,0,0,0" textboxrect="0,0,423100,3955063"/>
                    <v:textbox inset="2.53958mm,2.53958mm,2.53958mm,2.53958mm">
                      <w:txbxContent>
                        <w:p w14:paraId="029B450E" w14:textId="77777777" w:rsidR="00C70B65" w:rsidRDefault="00C70B65">
                          <w:pPr>
                            <w:spacing w:line="240" w:lineRule="auto"/>
                            <w:ind w:left="0" w:hanging="2"/>
                          </w:pPr>
                        </w:p>
                      </w:txbxContent>
                    </v:textbox>
                  </v:shape>
                  <v:shape id="Cuadro de texto 23" o:spid="_x0000_s1048" type="#_x0000_t202" style="position:absolute;left:4556;top:21257;width:39344;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" filled="f" stroked="f">
                    <v:textbox inset="1.3826mm,.1229mm,.1229mm,.1229mm">
                      <w:txbxContent>
                        <w:p w14:paraId="4C457C3C" w14:textId="77777777" w:rsidR="00C70B65" w:rsidRDefault="00C70B65">
                          <w:pPr>
                            <w:spacing w:line="215" w:lineRule="auto"/>
                          </w:pPr>
                          <w:r>
                            <w:rPr>
                              <w:rFonts w:ascii="Calibri" w:eastAsia="Calibri" w:hAnsi="Calibri" w:cs="Calibri"/>
                              <w:color w:val="000000"/>
                              <w:sz w:val="14"/>
                            </w:rPr>
                            <w:t>Strategies, Techniques, Sequences of Learning, Resources, Procedures</w:t>
                          </w:r>
                        </w:p>
                      </w:txbxContent>
                    </v:textbox>
                  </v:shape>
                </v:group>
                <w10:wrap type="topAndBottom"/>
              </v:group>
            </w:pict>
          </mc:Fallback>
        </mc:AlternateContent>
      </w:r>
    </w:p>
    <w:p w14:paraId="5CF5D81A" w14:textId="67490AFA" w:rsidR="00973DF3" w:rsidRDefault="00E958A4" w:rsidP="00973DF3">
      <w:pPr>
        <w:pStyle w:val="Ttulo1"/>
        <w:shd w:val="clear" w:color="auto" w:fill="FFFFFF"/>
        <w:ind w:left="0" w:hanging="2"/>
        <w:jc w:val="center"/>
        <w:rPr>
          <w:rFonts w:ascii="Roboto" w:hAnsi="Roboto"/>
          <w:b w:val="0"/>
          <w:color w:val="111111"/>
          <w:position w:val="0"/>
        </w:rPr>
      </w:pPr>
      <w:r>
        <w:rPr>
          <w:rFonts w:ascii="Arial" w:eastAsia="Arial" w:hAnsi="Arial" w:cs="Arial"/>
          <w:szCs w:val="24"/>
        </w:rPr>
        <w:t>Source:</w:t>
      </w:r>
      <w:r w:rsidR="00EE3741">
        <w:rPr>
          <w:rFonts w:ascii="Arial" w:eastAsia="Arial" w:hAnsi="Arial" w:cs="Arial"/>
          <w:szCs w:val="24"/>
        </w:rPr>
        <w:t xml:space="preserve"> </w:t>
      </w:r>
      <w:r w:rsidR="00973DF3">
        <w:rPr>
          <w:rFonts w:ascii="Roboto" w:hAnsi="Roboto"/>
          <w:b w:val="0"/>
          <w:bCs/>
          <w:color w:val="111111"/>
        </w:rPr>
        <w:t>own elaboration</w:t>
      </w:r>
    </w:p>
    <w:p w14:paraId="152BEBF6" w14:textId="5E705601" w:rsidR="005D72D0" w:rsidRDefault="005D72D0">
      <w:pPr>
        <w:pBdr>
          <w:top w:val="nil"/>
          <w:left w:val="nil"/>
          <w:bottom w:val="nil"/>
          <w:right w:val="nil"/>
          <w:between w:val="nil"/>
        </w:pBdr>
        <w:spacing w:line="360" w:lineRule="auto"/>
        <w:ind w:left="0" w:hanging="2"/>
        <w:jc w:val="center"/>
        <w:rPr>
          <w:rFonts w:ascii="Arial" w:eastAsia="Arial" w:hAnsi="Arial" w:cs="Arial"/>
          <w:sz w:val="24"/>
          <w:szCs w:val="24"/>
        </w:rPr>
      </w:pPr>
    </w:p>
    <w:p w14:paraId="3B0FC60B" w14:textId="36DEDA9C"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figure </w:t>
      </w:r>
      <w:r w:rsidR="00EE3741">
        <w:rPr>
          <w:rFonts w:ascii="Arial" w:eastAsia="Arial" w:hAnsi="Arial" w:cs="Arial"/>
          <w:sz w:val="24"/>
          <w:szCs w:val="24"/>
        </w:rPr>
        <w:t xml:space="preserve">above, elaborated </w:t>
      </w:r>
      <w:r>
        <w:rPr>
          <w:rFonts w:ascii="Arial" w:eastAsia="Arial" w:hAnsi="Arial" w:cs="Arial"/>
          <w:sz w:val="24"/>
          <w:szCs w:val="24"/>
        </w:rPr>
        <w:t>based on studied theory</w:t>
      </w:r>
      <w:r w:rsidR="00EE3741">
        <w:rPr>
          <w:rFonts w:ascii="Arial" w:eastAsia="Arial" w:hAnsi="Arial" w:cs="Arial"/>
          <w:sz w:val="24"/>
          <w:szCs w:val="24"/>
        </w:rPr>
        <w:t>,</w:t>
      </w:r>
      <w:r>
        <w:rPr>
          <w:rFonts w:ascii="Arial" w:eastAsia="Arial" w:hAnsi="Arial" w:cs="Arial"/>
          <w:sz w:val="24"/>
          <w:szCs w:val="24"/>
        </w:rPr>
        <w:t xml:space="preserve"> </w:t>
      </w:r>
      <w:r w:rsidR="00EE3741">
        <w:rPr>
          <w:rFonts w:ascii="Arial" w:eastAsia="Arial" w:hAnsi="Arial" w:cs="Arial"/>
          <w:sz w:val="24"/>
          <w:szCs w:val="24"/>
        </w:rPr>
        <w:t>allow</w:t>
      </w:r>
      <w:r>
        <w:rPr>
          <w:rFonts w:ascii="Arial" w:eastAsia="Arial" w:hAnsi="Arial" w:cs="Arial"/>
          <w:sz w:val="24"/>
          <w:szCs w:val="24"/>
        </w:rPr>
        <w:t xml:space="preserve"> us</w:t>
      </w:r>
      <w:r w:rsidR="00EE3741">
        <w:rPr>
          <w:rFonts w:ascii="Arial" w:eastAsia="Arial" w:hAnsi="Arial" w:cs="Arial"/>
          <w:sz w:val="24"/>
          <w:szCs w:val="24"/>
        </w:rPr>
        <w:t xml:space="preserve"> to</w:t>
      </w:r>
      <w:r>
        <w:rPr>
          <w:rFonts w:ascii="Arial" w:eastAsia="Arial" w:hAnsi="Arial" w:cs="Arial"/>
          <w:sz w:val="24"/>
          <w:szCs w:val="24"/>
        </w:rPr>
        <w:t xml:space="preserve"> realize that a Pedagogical Model makes sense in its application through didactical strategies that define a Pedagogical Architecture that needs to establish concrete sequences of learning, techniques and procedures that affect the classroom. Finally, it is worth mentioning that in the corpus of the articles, few studies include a definition of what a PM or a LD is. It seems that it is taken for granted that everybody knows what </w:t>
      </w:r>
      <w:r w:rsidR="009D38C0">
        <w:rPr>
          <w:rFonts w:ascii="Arial" w:eastAsia="Arial" w:hAnsi="Arial" w:cs="Arial"/>
          <w:sz w:val="24"/>
          <w:szCs w:val="24"/>
        </w:rPr>
        <w:t>they are</w:t>
      </w:r>
      <w:r>
        <w:rPr>
          <w:rFonts w:ascii="Arial" w:eastAsia="Arial" w:hAnsi="Arial" w:cs="Arial"/>
          <w:sz w:val="24"/>
          <w:szCs w:val="24"/>
        </w:rPr>
        <w:t>; however, how can a PM be conceived if there is not a clear definition of what it is and its relation</w:t>
      </w:r>
      <w:r w:rsidR="00EE3741">
        <w:rPr>
          <w:rFonts w:ascii="Arial" w:eastAsia="Arial" w:hAnsi="Arial" w:cs="Arial"/>
          <w:sz w:val="24"/>
          <w:szCs w:val="24"/>
        </w:rPr>
        <w:t>ship</w:t>
      </w:r>
      <w:r>
        <w:rPr>
          <w:rFonts w:ascii="Arial" w:eastAsia="Arial" w:hAnsi="Arial" w:cs="Arial"/>
          <w:sz w:val="24"/>
          <w:szCs w:val="24"/>
        </w:rPr>
        <w:t xml:space="preserve"> with didactics?</w:t>
      </w:r>
    </w:p>
    <w:p w14:paraId="672D66DD" w14:textId="77777777" w:rsidR="005D72D0" w:rsidRDefault="005D72D0">
      <w:pPr>
        <w:pBdr>
          <w:top w:val="nil"/>
          <w:left w:val="nil"/>
          <w:bottom w:val="nil"/>
          <w:right w:val="nil"/>
          <w:between w:val="nil"/>
        </w:pBdr>
        <w:spacing w:after="160" w:line="360" w:lineRule="auto"/>
        <w:ind w:left="0" w:hanging="2"/>
        <w:jc w:val="both"/>
        <w:rPr>
          <w:rFonts w:ascii="Arial" w:eastAsia="Arial" w:hAnsi="Arial" w:cs="Arial"/>
          <w:sz w:val="24"/>
          <w:szCs w:val="24"/>
        </w:rPr>
      </w:pPr>
    </w:p>
    <w:p w14:paraId="53D02871" w14:textId="569850F9" w:rsidR="005D72D0" w:rsidRDefault="00B405FB">
      <w:pPr>
        <w:pBdr>
          <w:top w:val="nil"/>
          <w:left w:val="nil"/>
          <w:bottom w:val="nil"/>
          <w:right w:val="nil"/>
          <w:between w:val="nil"/>
        </w:pBdr>
        <w:spacing w:after="160" w:line="360" w:lineRule="auto"/>
        <w:ind w:left="0" w:hanging="2"/>
        <w:jc w:val="both"/>
        <w:rPr>
          <w:rFonts w:ascii="Arial" w:eastAsia="Arial" w:hAnsi="Arial" w:cs="Arial"/>
          <w:color w:val="000000"/>
          <w:sz w:val="24"/>
          <w:szCs w:val="24"/>
        </w:rPr>
      </w:pPr>
      <w:r>
        <w:rPr>
          <w:rFonts w:ascii="Arial" w:eastAsia="Arial" w:hAnsi="Arial" w:cs="Arial"/>
          <w:b/>
          <w:color w:val="000000"/>
          <w:sz w:val="24"/>
          <w:szCs w:val="24"/>
        </w:rPr>
        <w:t>ICT AND ELT</w:t>
      </w:r>
    </w:p>
    <w:p w14:paraId="73AC5010" w14:textId="4781A5CD" w:rsidR="005D72D0" w:rsidRDefault="00E958A4">
      <w:pPr>
        <w:spacing w:line="360" w:lineRule="auto"/>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The link between technology and ELT ha</w:t>
      </w:r>
      <w:r w:rsidR="009D38C0">
        <w:rPr>
          <w:rFonts w:ascii="Arial" w:eastAsia="Arial" w:hAnsi="Arial" w:cs="Arial"/>
          <w:color w:val="000000"/>
          <w:sz w:val="24"/>
          <w:szCs w:val="24"/>
          <w:highlight w:val="white"/>
        </w:rPr>
        <w:t xml:space="preserve">s </w:t>
      </w:r>
      <w:r>
        <w:rPr>
          <w:rFonts w:ascii="Arial" w:eastAsia="Arial" w:hAnsi="Arial" w:cs="Arial"/>
          <w:color w:val="000000"/>
          <w:sz w:val="24"/>
          <w:szCs w:val="24"/>
          <w:highlight w:val="white"/>
        </w:rPr>
        <w:t>merged through the creation of well-known methods like CALL (</w:t>
      </w:r>
      <w:r>
        <w:rPr>
          <w:rFonts w:ascii="Arial" w:eastAsia="Arial" w:hAnsi="Arial" w:cs="Arial"/>
          <w:sz w:val="24"/>
          <w:szCs w:val="24"/>
        </w:rPr>
        <w:t xml:space="preserve">Computer-Assisted Language Learning), TELL </w:t>
      </w:r>
      <w:r>
        <w:rPr>
          <w:rFonts w:ascii="Arial" w:eastAsia="Arial" w:hAnsi="Arial" w:cs="Arial"/>
          <w:color w:val="000000"/>
          <w:sz w:val="24"/>
          <w:szCs w:val="24"/>
        </w:rPr>
        <w:t xml:space="preserve">(Technology Enhanced Language Learning), </w:t>
      </w:r>
      <w:r>
        <w:rPr>
          <w:rFonts w:ascii="Arial" w:eastAsia="Arial" w:hAnsi="Arial" w:cs="Arial"/>
          <w:color w:val="000000"/>
          <w:sz w:val="24"/>
          <w:szCs w:val="24"/>
          <w:highlight w:val="white"/>
        </w:rPr>
        <w:t>BALL (Blog Assisted Language Learning) and MALL (Mobile Assisted Language Learning)</w:t>
      </w:r>
    </w:p>
    <w:p w14:paraId="34886DEC" w14:textId="77777777" w:rsidR="005D72D0" w:rsidRDefault="00E958A4">
      <w:pPr>
        <w:spacing w:line="360" w:lineRule="auto"/>
        <w:ind w:left="0" w:hanging="2"/>
        <w:jc w:val="both"/>
        <w:rPr>
          <w:rFonts w:ascii="Arial" w:eastAsia="Arial" w:hAnsi="Arial" w:cs="Arial"/>
          <w:color w:val="000000"/>
          <w:sz w:val="24"/>
          <w:szCs w:val="24"/>
          <w:highlight w:val="white"/>
        </w:rPr>
      </w:pPr>
      <w:r>
        <w:rPr>
          <w:rFonts w:ascii="Arial" w:eastAsia="Arial" w:hAnsi="Arial" w:cs="Arial"/>
          <w:sz w:val="24"/>
          <w:szCs w:val="24"/>
        </w:rPr>
        <w:t xml:space="preserve"> CALL is defined by Levy (1997) as “the search for and study of applications of the computer in language teaching and learning” (p.1). A proof of the incidence of technology in ELT is the growing number of publications that relate language learning to the use of technology. </w:t>
      </w:r>
      <w:r>
        <w:rPr>
          <w:rFonts w:ascii="Arial" w:eastAsia="Arial" w:hAnsi="Arial" w:cs="Arial"/>
          <w:color w:val="000000"/>
          <w:sz w:val="24"/>
          <w:szCs w:val="24"/>
          <w:highlight w:val="white"/>
        </w:rPr>
        <w:t xml:space="preserve">Fernandes (2017) states that Internet and the Web 2.0 technologies makes it possible for teachers to provide students with flexible </w:t>
      </w:r>
      <w:r>
        <w:rPr>
          <w:rFonts w:ascii="Arial" w:eastAsia="Arial" w:hAnsi="Arial" w:cs="Arial"/>
          <w:color w:val="000000"/>
          <w:sz w:val="24"/>
          <w:szCs w:val="24"/>
          <w:highlight w:val="white"/>
        </w:rPr>
        <w:lastRenderedPageBreak/>
        <w:t>alternatives to foster interaction, and develop language skills, especially speaking, without worrying about embarrassing classroom situations</w:t>
      </w:r>
    </w:p>
    <w:p w14:paraId="70EDD72A" w14:textId="77777777" w:rsidR="005D72D0" w:rsidRDefault="005D72D0">
      <w:pPr>
        <w:spacing w:line="360" w:lineRule="auto"/>
        <w:ind w:left="0" w:hanging="2"/>
        <w:jc w:val="both"/>
        <w:rPr>
          <w:rFonts w:ascii="Arial" w:eastAsia="Arial" w:hAnsi="Arial" w:cs="Arial"/>
          <w:color w:val="000000"/>
          <w:sz w:val="24"/>
          <w:szCs w:val="24"/>
          <w:highlight w:val="white"/>
        </w:rPr>
      </w:pPr>
    </w:p>
    <w:p w14:paraId="6F645DB1" w14:textId="77777777" w:rsidR="005D72D0" w:rsidRDefault="00E958A4">
      <w:pPr>
        <w:pBdr>
          <w:top w:val="nil"/>
          <w:left w:val="nil"/>
          <w:bottom w:val="nil"/>
          <w:right w:val="nil"/>
          <w:between w:val="nil"/>
        </w:pBdr>
        <w:spacing w:line="360" w:lineRule="auto"/>
        <w:ind w:left="0" w:hanging="2"/>
        <w:jc w:val="both"/>
        <w:rPr>
          <w:rFonts w:ascii="Arial" w:eastAsia="Arial" w:hAnsi="Arial" w:cs="Arial"/>
          <w:color w:val="000000"/>
          <w:sz w:val="24"/>
          <w:szCs w:val="24"/>
          <w:highlight w:val="white"/>
        </w:rPr>
      </w:pPr>
      <w:r>
        <w:rPr>
          <w:rFonts w:ascii="Arial" w:eastAsia="Arial" w:hAnsi="Arial" w:cs="Arial"/>
          <w:color w:val="000000"/>
          <w:sz w:val="24"/>
          <w:szCs w:val="24"/>
        </w:rPr>
        <w:t xml:space="preserve">TELL was born as an alternative to CALL. According to </w:t>
      </w:r>
      <w:proofErr w:type="spellStart"/>
      <w:r>
        <w:rPr>
          <w:rFonts w:ascii="Arial" w:eastAsia="Arial" w:hAnsi="Arial" w:cs="Arial"/>
          <w:color w:val="000000"/>
          <w:sz w:val="24"/>
          <w:szCs w:val="24"/>
          <w:highlight w:val="white"/>
        </w:rPr>
        <w:t>Wulandari</w:t>
      </w:r>
      <w:proofErr w:type="spellEnd"/>
      <w:r>
        <w:rPr>
          <w:rFonts w:ascii="Arial" w:eastAsia="Arial" w:hAnsi="Arial" w:cs="Arial"/>
          <w:color w:val="000000"/>
          <w:sz w:val="24"/>
          <w:szCs w:val="24"/>
          <w:highlight w:val="white"/>
        </w:rPr>
        <w:t xml:space="preserve"> &amp; </w:t>
      </w:r>
      <w:proofErr w:type="spellStart"/>
      <w:r>
        <w:rPr>
          <w:rFonts w:ascii="Arial" w:eastAsia="Arial" w:hAnsi="Arial" w:cs="Arial"/>
          <w:color w:val="000000"/>
          <w:sz w:val="24"/>
          <w:szCs w:val="24"/>
          <w:highlight w:val="white"/>
        </w:rPr>
        <w:t>Almendo</w:t>
      </w:r>
      <w:proofErr w:type="spellEnd"/>
      <w:r>
        <w:rPr>
          <w:rFonts w:ascii="Arial" w:eastAsia="Arial" w:hAnsi="Arial" w:cs="Arial"/>
          <w:color w:val="000000"/>
          <w:sz w:val="24"/>
          <w:szCs w:val="24"/>
          <w:highlight w:val="white"/>
        </w:rPr>
        <w:t xml:space="preserve"> (2021), </w:t>
      </w:r>
      <w:r>
        <w:rPr>
          <w:rFonts w:ascii="Arial" w:eastAsia="Arial" w:hAnsi="Arial" w:cs="Arial"/>
          <w:color w:val="000000"/>
          <w:sz w:val="24"/>
          <w:szCs w:val="24"/>
        </w:rPr>
        <w:t xml:space="preserve">TELL refers to the use of technological tools, such as Apps, hardware, software and the internet as supplements to language learning. For example, using an electronic dictionary to look for an unknown word in a text. </w:t>
      </w:r>
      <w:r>
        <w:rPr>
          <w:rFonts w:ascii="Arial" w:eastAsia="Arial" w:hAnsi="Arial" w:cs="Arial"/>
          <w:color w:val="000000"/>
          <w:sz w:val="24"/>
          <w:szCs w:val="24"/>
          <w:highlight w:val="white"/>
        </w:rPr>
        <w:t xml:space="preserve">Some of the differences between CALL and TELL are that while in the first only desk- based computers are used </w:t>
      </w:r>
      <w:r>
        <w:rPr>
          <w:rFonts w:ascii="Arial" w:eastAsia="Arial" w:hAnsi="Arial" w:cs="Arial"/>
          <w:sz w:val="24"/>
          <w:szCs w:val="24"/>
          <w:highlight w:val="white"/>
        </w:rPr>
        <w:t>for learning</w:t>
      </w:r>
      <w:r>
        <w:rPr>
          <w:rFonts w:ascii="Arial" w:eastAsia="Arial" w:hAnsi="Arial" w:cs="Arial"/>
          <w:color w:val="000000"/>
          <w:sz w:val="24"/>
          <w:szCs w:val="24"/>
          <w:highlight w:val="white"/>
        </w:rPr>
        <w:t xml:space="preserve">; in the second, technology is available in remote form at any time through different gadgets. </w:t>
      </w:r>
    </w:p>
    <w:p w14:paraId="786B3DD1" w14:textId="77777777" w:rsidR="005D72D0" w:rsidRDefault="005D72D0">
      <w:pPr>
        <w:pBdr>
          <w:top w:val="nil"/>
          <w:left w:val="nil"/>
          <w:bottom w:val="nil"/>
          <w:right w:val="nil"/>
          <w:between w:val="nil"/>
        </w:pBdr>
        <w:spacing w:line="360" w:lineRule="auto"/>
        <w:ind w:left="0" w:hanging="2"/>
        <w:jc w:val="both"/>
        <w:rPr>
          <w:rFonts w:ascii="Arial" w:eastAsia="Arial" w:hAnsi="Arial" w:cs="Arial"/>
          <w:color w:val="000000"/>
          <w:sz w:val="24"/>
          <w:szCs w:val="24"/>
          <w:highlight w:val="white"/>
        </w:rPr>
      </w:pPr>
    </w:p>
    <w:p w14:paraId="452F7822" w14:textId="53C2735A" w:rsidR="005D72D0" w:rsidRDefault="00E958A4">
      <w:pPr>
        <w:pBdr>
          <w:top w:val="nil"/>
          <w:left w:val="nil"/>
          <w:bottom w:val="nil"/>
          <w:right w:val="nil"/>
          <w:between w:val="nil"/>
        </w:pBdr>
        <w:spacing w:line="360" w:lineRule="auto"/>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Ward (2004, cited by Fernandes, 2017) denominated BALL as any teaching and learning activities that involves the use of blogs as a computer-mediated platform where interactions both within and beyond the classroom among members of the learning community take place through language activities that are observable. That means that interactions are not only between the learner and the computer, but inv</w:t>
      </w:r>
      <w:r w:rsidRPr="009D38C0">
        <w:rPr>
          <w:rFonts w:ascii="Arial" w:eastAsia="Arial" w:hAnsi="Arial" w:cs="Arial"/>
          <w:color w:val="000000"/>
          <w:sz w:val="24"/>
          <w:szCs w:val="24"/>
          <w:shd w:val="clear" w:color="auto" w:fill="FFFFFF" w:themeFill="background1"/>
        </w:rPr>
        <w:t xml:space="preserve">olve </w:t>
      </w:r>
      <w:r>
        <w:rPr>
          <w:rFonts w:ascii="Arial" w:eastAsia="Arial" w:hAnsi="Arial" w:cs="Arial"/>
          <w:color w:val="000000"/>
          <w:sz w:val="24"/>
          <w:szCs w:val="24"/>
          <w:highlight w:val="white"/>
        </w:rPr>
        <w:t xml:space="preserve">other members of the community. </w:t>
      </w:r>
    </w:p>
    <w:p w14:paraId="492077E8" w14:textId="77777777" w:rsidR="005D72D0" w:rsidRDefault="005D72D0">
      <w:pPr>
        <w:spacing w:line="360" w:lineRule="auto"/>
        <w:ind w:left="0" w:hanging="2"/>
        <w:jc w:val="both"/>
        <w:rPr>
          <w:rFonts w:ascii="Arial" w:eastAsia="Arial" w:hAnsi="Arial" w:cs="Arial"/>
          <w:color w:val="000000"/>
          <w:sz w:val="24"/>
          <w:szCs w:val="24"/>
          <w:highlight w:val="white"/>
        </w:rPr>
      </w:pPr>
    </w:p>
    <w:p w14:paraId="7DA4EB06" w14:textId="2980292B" w:rsidR="005D72D0" w:rsidRDefault="00E958A4">
      <w:pPr>
        <w:spacing w:line="360" w:lineRule="auto"/>
        <w:ind w:left="0" w:hanging="2"/>
        <w:jc w:val="both"/>
        <w:rPr>
          <w:rFonts w:ascii="Arial" w:eastAsia="Arial" w:hAnsi="Arial" w:cs="Arial"/>
          <w:color w:val="2A2D35"/>
          <w:sz w:val="24"/>
          <w:szCs w:val="24"/>
        </w:rPr>
      </w:pPr>
      <w:r>
        <w:rPr>
          <w:rFonts w:ascii="Arial" w:eastAsia="Arial" w:hAnsi="Arial" w:cs="Arial"/>
          <w:color w:val="000000"/>
          <w:sz w:val="24"/>
          <w:szCs w:val="24"/>
          <w:highlight w:val="white"/>
        </w:rPr>
        <w:t xml:space="preserve">For </w:t>
      </w:r>
      <w:r>
        <w:rPr>
          <w:rFonts w:ascii="Arial" w:eastAsia="Arial" w:hAnsi="Arial" w:cs="Arial"/>
          <w:sz w:val="24"/>
          <w:szCs w:val="24"/>
        </w:rPr>
        <w:t xml:space="preserve">Shi et al. (2017), </w:t>
      </w:r>
      <w:r>
        <w:rPr>
          <w:rFonts w:ascii="Arial" w:eastAsia="Arial" w:hAnsi="Arial" w:cs="Arial"/>
          <w:color w:val="000000"/>
          <w:sz w:val="24"/>
          <w:szCs w:val="24"/>
          <w:highlight w:val="white"/>
        </w:rPr>
        <w:t xml:space="preserve">MALL is the result of the rapid development of network infrastructure, mobile network speed and usage of 3G/4G network. It has to do with the use of mobile Apps for language acquisition through the use of </w:t>
      </w:r>
      <w:r>
        <w:rPr>
          <w:rFonts w:ascii="Arial" w:eastAsia="Arial" w:hAnsi="Arial" w:cs="Arial"/>
          <w:sz w:val="24"/>
          <w:szCs w:val="24"/>
          <w:highlight w:val="white"/>
        </w:rPr>
        <w:t>smartphones</w:t>
      </w:r>
      <w:r>
        <w:rPr>
          <w:rFonts w:ascii="Arial" w:eastAsia="Arial" w:hAnsi="Arial" w:cs="Arial"/>
          <w:color w:val="000000"/>
          <w:sz w:val="24"/>
          <w:szCs w:val="24"/>
          <w:highlight w:val="white"/>
        </w:rPr>
        <w:t xml:space="preserve">, pads or tablets and with the guidance of a tutor.  As </w:t>
      </w:r>
      <w:proofErr w:type="spellStart"/>
      <w:r>
        <w:rPr>
          <w:rFonts w:ascii="Arial" w:eastAsia="Arial" w:hAnsi="Arial" w:cs="Arial"/>
          <w:color w:val="222222"/>
          <w:sz w:val="24"/>
          <w:szCs w:val="24"/>
          <w:highlight w:val="white"/>
        </w:rPr>
        <w:t>Cakmak</w:t>
      </w:r>
      <w:proofErr w:type="spellEnd"/>
      <w:r>
        <w:rPr>
          <w:rFonts w:ascii="Arial" w:eastAsia="Arial" w:hAnsi="Arial" w:cs="Arial"/>
          <w:color w:val="222222"/>
          <w:sz w:val="24"/>
          <w:szCs w:val="24"/>
          <w:highlight w:val="white"/>
        </w:rPr>
        <w:t xml:space="preserve"> (2019) </w:t>
      </w:r>
      <w:r>
        <w:rPr>
          <w:rFonts w:ascii="Arial" w:eastAsia="Arial" w:hAnsi="Arial" w:cs="Arial"/>
          <w:color w:val="000000"/>
          <w:sz w:val="24"/>
          <w:szCs w:val="24"/>
          <w:highlight w:val="white"/>
        </w:rPr>
        <w:t xml:space="preserve">states mobility refers to being connected anytime and anywhere, </w:t>
      </w:r>
      <w:r>
        <w:rPr>
          <w:rFonts w:ascii="Arial" w:eastAsia="Arial" w:hAnsi="Arial" w:cs="Arial"/>
          <w:sz w:val="24"/>
          <w:szCs w:val="24"/>
          <w:highlight w:val="white"/>
        </w:rPr>
        <w:t>which</w:t>
      </w:r>
      <w:r>
        <w:rPr>
          <w:rFonts w:ascii="Arial" w:eastAsia="Arial" w:hAnsi="Arial" w:cs="Arial"/>
          <w:color w:val="000000"/>
          <w:sz w:val="24"/>
          <w:szCs w:val="24"/>
          <w:highlight w:val="white"/>
        </w:rPr>
        <w:t xml:space="preserve"> implies that learners must </w:t>
      </w:r>
      <w:r>
        <w:rPr>
          <w:rFonts w:ascii="Arial" w:eastAsia="Arial" w:hAnsi="Arial" w:cs="Arial"/>
          <w:sz w:val="24"/>
          <w:szCs w:val="24"/>
          <w:highlight w:val="white"/>
        </w:rPr>
        <w:t>fulfill</w:t>
      </w:r>
      <w:r>
        <w:rPr>
          <w:rFonts w:ascii="Arial" w:eastAsia="Arial" w:hAnsi="Arial" w:cs="Arial"/>
          <w:color w:val="000000"/>
          <w:sz w:val="24"/>
          <w:szCs w:val="24"/>
          <w:highlight w:val="white"/>
        </w:rPr>
        <w:t xml:space="preserve"> technical and contextual requirements. The content that is delivered in the Apps for </w:t>
      </w:r>
      <w:r w:rsidR="009D38C0">
        <w:rPr>
          <w:rFonts w:ascii="Arial" w:eastAsia="Arial" w:hAnsi="Arial" w:cs="Arial"/>
          <w:color w:val="000000"/>
          <w:sz w:val="24"/>
          <w:szCs w:val="24"/>
          <w:highlight w:val="white"/>
        </w:rPr>
        <w:t xml:space="preserve">language learning </w:t>
      </w:r>
      <w:r>
        <w:rPr>
          <w:rFonts w:ascii="Arial" w:eastAsia="Arial" w:hAnsi="Arial" w:cs="Arial"/>
          <w:color w:val="000000"/>
          <w:sz w:val="24"/>
          <w:szCs w:val="24"/>
          <w:highlight w:val="white"/>
        </w:rPr>
        <w:t xml:space="preserve">must be short and supported with appropriate media types. Some of the common research in MALL </w:t>
      </w:r>
      <w:r>
        <w:rPr>
          <w:rFonts w:ascii="Arial" w:eastAsia="Arial" w:hAnsi="Arial" w:cs="Arial"/>
          <w:sz w:val="24"/>
          <w:szCs w:val="24"/>
          <w:highlight w:val="white"/>
        </w:rPr>
        <w:t>involves</w:t>
      </w:r>
      <w:r>
        <w:rPr>
          <w:rFonts w:ascii="Arial" w:eastAsia="Arial" w:hAnsi="Arial" w:cs="Arial"/>
          <w:color w:val="000000"/>
          <w:sz w:val="24"/>
          <w:szCs w:val="24"/>
          <w:highlight w:val="white"/>
        </w:rPr>
        <w:t xml:space="preserve"> the use of </w:t>
      </w:r>
      <w:r>
        <w:rPr>
          <w:rFonts w:ascii="Arial" w:eastAsia="Arial" w:hAnsi="Arial" w:cs="Arial"/>
          <w:sz w:val="24"/>
          <w:szCs w:val="24"/>
        </w:rPr>
        <w:t xml:space="preserve">Duolingo, Instagram, and </w:t>
      </w:r>
      <w:r>
        <w:rPr>
          <w:rFonts w:ascii="Arial" w:eastAsia="Arial" w:hAnsi="Arial" w:cs="Arial"/>
          <w:color w:val="2A2D35"/>
          <w:sz w:val="24"/>
          <w:szCs w:val="24"/>
        </w:rPr>
        <w:t>WeChat Instant Messaging.</w:t>
      </w:r>
    </w:p>
    <w:p w14:paraId="3AD94D06" w14:textId="77777777" w:rsidR="005D72D0" w:rsidRDefault="005D72D0">
      <w:pPr>
        <w:spacing w:line="360" w:lineRule="auto"/>
        <w:ind w:left="0" w:hanging="2"/>
        <w:jc w:val="both"/>
        <w:rPr>
          <w:rFonts w:ascii="Arial" w:eastAsia="Arial" w:hAnsi="Arial" w:cs="Arial"/>
          <w:color w:val="000000"/>
          <w:sz w:val="24"/>
          <w:szCs w:val="24"/>
          <w:highlight w:val="white"/>
        </w:rPr>
      </w:pPr>
    </w:p>
    <w:p w14:paraId="3D6CC528"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color w:val="000000"/>
          <w:sz w:val="24"/>
          <w:szCs w:val="24"/>
          <w:highlight w:val="white"/>
        </w:rPr>
        <w:t xml:space="preserve">Nevertheless, the problem seems not to be the existence of the methods, but teachers’ capacity and disposition to adapt and adopt this technology to language teaching didactics, the rapid changes in technology generation that demands constant updates through the design and implementation of programs that prepare teachers for each new challenge, and the emphasis made in the training programs to the technological </w:t>
      </w:r>
      <w:r>
        <w:rPr>
          <w:rFonts w:ascii="Arial" w:eastAsia="Arial" w:hAnsi="Arial" w:cs="Arial"/>
          <w:color w:val="000000"/>
          <w:sz w:val="24"/>
          <w:szCs w:val="24"/>
          <w:highlight w:val="white"/>
        </w:rPr>
        <w:lastRenderedPageBreak/>
        <w:t>component (</w:t>
      </w:r>
      <w:proofErr w:type="spellStart"/>
      <w:r>
        <w:rPr>
          <w:rFonts w:ascii="Arial" w:eastAsia="Arial" w:hAnsi="Arial" w:cs="Arial"/>
          <w:sz w:val="24"/>
          <w:szCs w:val="24"/>
        </w:rPr>
        <w:t>Cabero</w:t>
      </w:r>
      <w:proofErr w:type="spellEnd"/>
      <w:r>
        <w:rPr>
          <w:rFonts w:ascii="Arial" w:eastAsia="Arial" w:hAnsi="Arial" w:cs="Arial"/>
          <w:sz w:val="24"/>
          <w:szCs w:val="24"/>
        </w:rPr>
        <w:t xml:space="preserve">, 2014; </w:t>
      </w:r>
      <w:proofErr w:type="spellStart"/>
      <w:r>
        <w:rPr>
          <w:rFonts w:ascii="Arial" w:eastAsia="Arial" w:hAnsi="Arial" w:cs="Arial"/>
          <w:sz w:val="24"/>
          <w:szCs w:val="24"/>
        </w:rPr>
        <w:t>Cabero</w:t>
      </w:r>
      <w:proofErr w:type="spellEnd"/>
      <w:r>
        <w:rPr>
          <w:rFonts w:ascii="Arial" w:eastAsia="Arial" w:hAnsi="Arial" w:cs="Arial"/>
          <w:sz w:val="24"/>
          <w:szCs w:val="24"/>
        </w:rPr>
        <w:t xml:space="preserve"> &amp; Marín, 2014; Guerra, González, &amp; García, 2010; Gutiérrez, 2014; Hechter &amp; Vermette, 2013; cited by </w:t>
      </w:r>
      <w:proofErr w:type="spellStart"/>
      <w:r>
        <w:rPr>
          <w:rFonts w:ascii="Arial" w:eastAsia="Arial" w:hAnsi="Arial" w:cs="Arial"/>
          <w:sz w:val="24"/>
          <w:szCs w:val="24"/>
        </w:rPr>
        <w:t>Cabero</w:t>
      </w:r>
      <w:proofErr w:type="spellEnd"/>
      <w:r>
        <w:rPr>
          <w:rFonts w:ascii="Arial" w:eastAsia="Arial" w:hAnsi="Arial" w:cs="Arial"/>
          <w:sz w:val="24"/>
          <w:szCs w:val="24"/>
        </w:rPr>
        <w:t xml:space="preserve"> J. &amp; Barroso J., 2016)</w:t>
      </w:r>
    </w:p>
    <w:p w14:paraId="10D4718A" w14:textId="77777777" w:rsidR="005D72D0" w:rsidRDefault="005D72D0">
      <w:pPr>
        <w:spacing w:line="360" w:lineRule="auto"/>
        <w:ind w:left="0" w:hanging="2"/>
        <w:jc w:val="both"/>
        <w:rPr>
          <w:rFonts w:ascii="Arial" w:eastAsia="Arial" w:hAnsi="Arial" w:cs="Arial"/>
          <w:sz w:val="24"/>
          <w:szCs w:val="24"/>
        </w:rPr>
      </w:pPr>
    </w:p>
    <w:p w14:paraId="41148516" w14:textId="776A4F64"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This tendency to focus training programs on technological knowledge assumes that educators already manage the content and the pedagogical knowledge; however, th</w:t>
      </w:r>
      <w:r w:rsidR="009D38C0">
        <w:rPr>
          <w:rFonts w:ascii="Arial" w:eastAsia="Arial" w:hAnsi="Arial" w:cs="Arial"/>
          <w:sz w:val="24"/>
          <w:szCs w:val="24"/>
        </w:rPr>
        <w:t>e</w:t>
      </w:r>
      <w:r>
        <w:rPr>
          <w:rFonts w:ascii="Arial" w:eastAsia="Arial" w:hAnsi="Arial" w:cs="Arial"/>
          <w:sz w:val="24"/>
          <w:szCs w:val="24"/>
        </w:rPr>
        <w:t xml:space="preserve"> latter becomes an obstacle when teachers </w:t>
      </w:r>
      <w:r w:rsidR="009D38C0">
        <w:rPr>
          <w:rFonts w:ascii="Arial" w:eastAsia="Arial" w:hAnsi="Arial" w:cs="Arial"/>
          <w:sz w:val="24"/>
          <w:szCs w:val="24"/>
        </w:rPr>
        <w:t>attempt</w:t>
      </w:r>
      <w:r>
        <w:rPr>
          <w:rFonts w:ascii="Arial" w:eastAsia="Arial" w:hAnsi="Arial" w:cs="Arial"/>
          <w:sz w:val="24"/>
          <w:szCs w:val="24"/>
        </w:rPr>
        <w:t xml:space="preserve"> to </w:t>
      </w:r>
      <w:r w:rsidR="009D38C0">
        <w:rPr>
          <w:rFonts w:ascii="Arial" w:eastAsia="Arial" w:hAnsi="Arial" w:cs="Arial"/>
          <w:sz w:val="24"/>
          <w:szCs w:val="24"/>
        </w:rPr>
        <w:t>implement</w:t>
      </w:r>
      <w:r>
        <w:rPr>
          <w:rFonts w:ascii="Arial" w:eastAsia="Arial" w:hAnsi="Arial" w:cs="Arial"/>
          <w:sz w:val="24"/>
          <w:szCs w:val="24"/>
        </w:rPr>
        <w:t xml:space="preserve"> the same didactical </w:t>
      </w:r>
      <w:r w:rsidR="00660F7B">
        <w:rPr>
          <w:rFonts w:ascii="Arial" w:eastAsia="Arial" w:hAnsi="Arial" w:cs="Arial"/>
          <w:sz w:val="24"/>
          <w:szCs w:val="24"/>
        </w:rPr>
        <w:t>strategies,</w:t>
      </w:r>
      <w:r>
        <w:rPr>
          <w:rFonts w:ascii="Arial" w:eastAsia="Arial" w:hAnsi="Arial" w:cs="Arial"/>
          <w:sz w:val="24"/>
          <w:szCs w:val="24"/>
        </w:rPr>
        <w:t xml:space="preserve"> they use in the physical classroom to a virtual learning classroom. The SAMR Model (</w:t>
      </w:r>
      <w:proofErr w:type="spellStart"/>
      <w:r>
        <w:rPr>
          <w:rFonts w:ascii="Arial" w:eastAsia="Arial" w:hAnsi="Arial" w:cs="Arial"/>
          <w:sz w:val="24"/>
          <w:szCs w:val="24"/>
        </w:rPr>
        <w:t>Puentedura</w:t>
      </w:r>
      <w:proofErr w:type="spellEnd"/>
      <w:r>
        <w:rPr>
          <w:rFonts w:ascii="Arial" w:eastAsia="Arial" w:hAnsi="Arial" w:cs="Arial"/>
          <w:sz w:val="24"/>
          <w:szCs w:val="24"/>
        </w:rPr>
        <w:t xml:space="preserve">, 2014), although not originally created for ELT, elucidates the process of changing traditional classrooms by introducing digital tools. The four stages in the adoption of technology established by this method helps understanding the possible didactical adjustments a teacher is required to make when adopting technology. For instance, introducing changes to the traditional pen and paper activity called “Find Someone Who” enables students not only to ask questions to their classmates, but takes them to use WhatsApp to interact with students worldwide by voice or text messages according to the communicative skills the English teachers intend them to practice. </w:t>
      </w:r>
      <w:r w:rsidR="009D38C0">
        <w:rPr>
          <w:rFonts w:ascii="Arial" w:eastAsia="Arial" w:hAnsi="Arial" w:cs="Arial"/>
          <w:sz w:val="24"/>
          <w:szCs w:val="24"/>
        </w:rPr>
        <w:t>Nonetheless</w:t>
      </w:r>
      <w:r>
        <w:rPr>
          <w:rFonts w:ascii="Arial" w:eastAsia="Arial" w:hAnsi="Arial" w:cs="Arial"/>
          <w:sz w:val="24"/>
          <w:szCs w:val="24"/>
        </w:rPr>
        <w:t>, the SAMR Model does not specify methodological procedures when training teachers for these transitions.</w:t>
      </w:r>
    </w:p>
    <w:p w14:paraId="4B42818C" w14:textId="77777777" w:rsidR="005D72D0" w:rsidRDefault="005D72D0">
      <w:pPr>
        <w:spacing w:line="360" w:lineRule="auto"/>
        <w:ind w:left="0" w:hanging="2"/>
        <w:jc w:val="both"/>
        <w:rPr>
          <w:rFonts w:ascii="Arial" w:eastAsia="Arial" w:hAnsi="Arial" w:cs="Arial"/>
          <w:sz w:val="24"/>
          <w:szCs w:val="24"/>
        </w:rPr>
      </w:pPr>
    </w:p>
    <w:p w14:paraId="5170A88E" w14:textId="0E768FD2" w:rsidR="005D72D0" w:rsidRDefault="00B405FB">
      <w:pPr>
        <w:pBdr>
          <w:top w:val="nil"/>
          <w:left w:val="nil"/>
          <w:bottom w:val="nil"/>
          <w:right w:val="nil"/>
          <w:between w:val="nil"/>
        </w:pBdr>
        <w:spacing w:after="160" w:line="360" w:lineRule="auto"/>
        <w:ind w:left="0" w:hanging="2"/>
        <w:jc w:val="both"/>
        <w:rPr>
          <w:rFonts w:ascii="Arial" w:eastAsia="Arial" w:hAnsi="Arial" w:cs="Arial"/>
          <w:color w:val="000000"/>
          <w:sz w:val="24"/>
          <w:szCs w:val="24"/>
        </w:rPr>
      </w:pPr>
      <w:r>
        <w:rPr>
          <w:rFonts w:ascii="Arial" w:eastAsia="Arial" w:hAnsi="Arial" w:cs="Arial"/>
          <w:b/>
          <w:color w:val="000000"/>
          <w:sz w:val="24"/>
          <w:szCs w:val="24"/>
        </w:rPr>
        <w:t>DIGITAL COMPETENCE OR DIGITAL SKILLS</w:t>
      </w:r>
    </w:p>
    <w:p w14:paraId="69FF417A" w14:textId="06F87868"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To understand what DC and TDC is, it is necessary to locate the concepts in their theoretical framework. Both concepts along with Mediatic Competence belong to a most ample one, which is Information Literacy (IL). For Horton (2008), IL is a means to “empower people in all walks of life to seek, evaluate, use and create information effectively to achieve their personal, social, occupational and educational goals” (p.5) Among these capacities to deal with information is the DC or Digital Skills. UNESCO (2018, March 15) define</w:t>
      </w:r>
      <w:r w:rsidR="009D38C0">
        <w:rPr>
          <w:rFonts w:ascii="Arial" w:eastAsia="Arial" w:hAnsi="Arial" w:cs="Arial"/>
          <w:sz w:val="24"/>
          <w:szCs w:val="24"/>
        </w:rPr>
        <w:t>s</w:t>
      </w:r>
      <w:r>
        <w:rPr>
          <w:rFonts w:ascii="Arial" w:eastAsia="Arial" w:hAnsi="Arial" w:cs="Arial"/>
          <w:sz w:val="24"/>
          <w:szCs w:val="24"/>
        </w:rPr>
        <w:t xml:space="preserve"> them as </w:t>
      </w:r>
      <w:r>
        <w:rPr>
          <w:rFonts w:ascii="Arial" w:eastAsia="Arial" w:hAnsi="Arial" w:cs="Arial"/>
          <w:sz w:val="24"/>
          <w:szCs w:val="24"/>
          <w:highlight w:val="white"/>
        </w:rPr>
        <w:t>a range of abilities to use digital devices, communication applications, and networks to access and manage information.</w:t>
      </w:r>
      <w:r>
        <w:rPr>
          <w:rFonts w:ascii="Arial" w:eastAsia="Arial" w:hAnsi="Arial" w:cs="Arial"/>
          <w:sz w:val="24"/>
          <w:szCs w:val="24"/>
        </w:rPr>
        <w:t xml:space="preserve"> In this way, TDC has to do strictly with all those skills, attitudes and knowledge required for teachers in a digital world (</w:t>
      </w:r>
      <w:proofErr w:type="spellStart"/>
      <w:r>
        <w:rPr>
          <w:rFonts w:ascii="Arial" w:eastAsia="Arial" w:hAnsi="Arial" w:cs="Arial"/>
          <w:sz w:val="24"/>
          <w:szCs w:val="24"/>
        </w:rPr>
        <w:t>Cabero-Almenara</w:t>
      </w:r>
      <w:proofErr w:type="spellEnd"/>
      <w:r>
        <w:rPr>
          <w:rFonts w:ascii="Arial" w:eastAsia="Arial" w:hAnsi="Arial" w:cs="Arial"/>
          <w:sz w:val="24"/>
          <w:szCs w:val="24"/>
        </w:rPr>
        <w:t xml:space="preserve"> et al., 2017; Marqués, 2014, cit</w:t>
      </w:r>
      <w:r w:rsidR="009D38C0">
        <w:rPr>
          <w:rFonts w:ascii="Arial" w:eastAsia="Arial" w:hAnsi="Arial" w:cs="Arial"/>
          <w:sz w:val="24"/>
          <w:szCs w:val="24"/>
        </w:rPr>
        <w:t>ed in</w:t>
      </w:r>
      <w:r>
        <w:rPr>
          <w:rFonts w:ascii="Arial" w:eastAsia="Arial" w:hAnsi="Arial" w:cs="Arial"/>
          <w:sz w:val="24"/>
          <w:szCs w:val="24"/>
        </w:rPr>
        <w:t xml:space="preserve"> </w:t>
      </w:r>
      <w:proofErr w:type="spellStart"/>
      <w:r>
        <w:rPr>
          <w:rFonts w:ascii="Arial" w:eastAsia="Arial" w:hAnsi="Arial" w:cs="Arial"/>
          <w:sz w:val="24"/>
          <w:szCs w:val="24"/>
        </w:rPr>
        <w:t>Cabero-Almenara</w:t>
      </w:r>
      <w:proofErr w:type="spellEnd"/>
      <w:r>
        <w:rPr>
          <w:rFonts w:ascii="Arial" w:eastAsia="Arial" w:hAnsi="Arial" w:cs="Arial"/>
          <w:sz w:val="24"/>
          <w:szCs w:val="24"/>
        </w:rPr>
        <w:t xml:space="preserve"> &amp; Palacios-Rodríguez, 2020).</w:t>
      </w:r>
    </w:p>
    <w:p w14:paraId="007FC2C3" w14:textId="77777777" w:rsidR="005D72D0" w:rsidRDefault="005D72D0">
      <w:pPr>
        <w:spacing w:line="360" w:lineRule="auto"/>
        <w:ind w:left="0" w:hanging="2"/>
        <w:jc w:val="both"/>
        <w:rPr>
          <w:rFonts w:ascii="Arial" w:eastAsia="Arial" w:hAnsi="Arial" w:cs="Arial"/>
          <w:sz w:val="24"/>
          <w:szCs w:val="24"/>
        </w:rPr>
      </w:pPr>
    </w:p>
    <w:p w14:paraId="405F535C" w14:textId="77777777" w:rsidR="005D72D0" w:rsidRDefault="00E958A4">
      <w:pPr>
        <w:spacing w:line="360" w:lineRule="auto"/>
        <w:ind w:left="0" w:hanging="2"/>
        <w:jc w:val="both"/>
        <w:rPr>
          <w:rFonts w:ascii="Arial" w:eastAsia="Arial" w:hAnsi="Arial" w:cs="Arial"/>
          <w:color w:val="000000"/>
          <w:sz w:val="24"/>
          <w:szCs w:val="24"/>
        </w:rPr>
      </w:pPr>
      <w:r>
        <w:rPr>
          <w:rFonts w:ascii="Arial" w:eastAsia="Arial" w:hAnsi="Arial" w:cs="Arial"/>
          <w:sz w:val="24"/>
          <w:szCs w:val="24"/>
        </w:rPr>
        <w:t>The European Framework for the Digital Competence of Educators (</w:t>
      </w:r>
      <w:proofErr w:type="spellStart"/>
      <w:r>
        <w:rPr>
          <w:rFonts w:ascii="Arial" w:eastAsia="Arial" w:hAnsi="Arial" w:cs="Arial"/>
          <w:sz w:val="24"/>
          <w:szCs w:val="24"/>
        </w:rPr>
        <w:t>DigCompEdu</w:t>
      </w:r>
      <w:proofErr w:type="spellEnd"/>
      <w:r>
        <w:rPr>
          <w:rFonts w:ascii="Arial" w:eastAsia="Arial" w:hAnsi="Arial" w:cs="Arial"/>
          <w:sz w:val="24"/>
          <w:szCs w:val="24"/>
        </w:rPr>
        <w:t xml:space="preserve">) assumes that educators are the role models of DC since they need to be professionally </w:t>
      </w:r>
      <w:r>
        <w:rPr>
          <w:rFonts w:ascii="Arial" w:eastAsia="Arial" w:hAnsi="Arial" w:cs="Arial"/>
          <w:sz w:val="24"/>
          <w:szCs w:val="24"/>
        </w:rPr>
        <w:lastRenderedPageBreak/>
        <w:t>and personally equipped with competences that are transferred to students in a form of critical and creative use of technologies.  This framework comprises six areas expressed in 22 competences (</w:t>
      </w:r>
      <w:r>
        <w:rPr>
          <w:rFonts w:ascii="Arial" w:eastAsia="Arial" w:hAnsi="Arial" w:cs="Arial"/>
          <w:color w:val="000000"/>
          <w:sz w:val="24"/>
          <w:szCs w:val="24"/>
          <w:highlight w:val="white"/>
        </w:rPr>
        <w:t xml:space="preserve">Punie &amp; </w:t>
      </w:r>
      <w:proofErr w:type="spellStart"/>
      <w:r>
        <w:rPr>
          <w:rFonts w:ascii="Arial" w:eastAsia="Arial" w:hAnsi="Arial" w:cs="Arial"/>
          <w:color w:val="000000"/>
          <w:sz w:val="24"/>
          <w:szCs w:val="24"/>
          <w:highlight w:val="white"/>
        </w:rPr>
        <w:t>Redecker</w:t>
      </w:r>
      <w:proofErr w:type="spellEnd"/>
      <w:r>
        <w:rPr>
          <w:rFonts w:ascii="Arial" w:eastAsia="Arial" w:hAnsi="Arial" w:cs="Arial"/>
          <w:color w:val="000000"/>
          <w:sz w:val="24"/>
          <w:szCs w:val="24"/>
          <w:highlight w:val="white"/>
        </w:rPr>
        <w:t>, 2017)</w:t>
      </w:r>
    </w:p>
    <w:p w14:paraId="240DC3D2" w14:textId="77777777" w:rsidR="005D72D0" w:rsidRDefault="00E958A4">
      <w:pP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 xml:space="preserve">After exploring and defining the relations between the above concepts, the question that remains is: </w:t>
      </w:r>
      <w:r>
        <w:rPr>
          <w:rFonts w:ascii="Arial" w:eastAsia="Arial" w:hAnsi="Arial" w:cs="Arial"/>
          <w:sz w:val="24"/>
          <w:szCs w:val="24"/>
        </w:rPr>
        <w:t>What types of models have been designed to develop TDC in the field of Language Teaching?</w:t>
      </w:r>
    </w:p>
    <w:p w14:paraId="3F1E1499" w14:textId="77777777" w:rsidR="005D72D0" w:rsidRDefault="005D72D0">
      <w:pPr>
        <w:spacing w:line="360" w:lineRule="auto"/>
        <w:ind w:left="0" w:hanging="2"/>
        <w:jc w:val="both"/>
        <w:rPr>
          <w:rFonts w:ascii="Arial" w:eastAsia="Arial" w:hAnsi="Arial" w:cs="Arial"/>
          <w:sz w:val="24"/>
          <w:szCs w:val="24"/>
        </w:rPr>
      </w:pPr>
    </w:p>
    <w:p w14:paraId="00090C1A" w14:textId="77777777" w:rsidR="005D72D0" w:rsidRDefault="00E958A4">
      <w:pPr>
        <w:pBdr>
          <w:top w:val="nil"/>
          <w:left w:val="nil"/>
          <w:bottom w:val="nil"/>
          <w:right w:val="nil"/>
          <w:between w:val="nil"/>
        </w:pBdr>
        <w:spacing w:line="360" w:lineRule="auto"/>
        <w:ind w:left="0" w:hanging="2"/>
        <w:jc w:val="both"/>
        <w:rPr>
          <w:rFonts w:ascii="Arial" w:eastAsia="Arial" w:hAnsi="Arial" w:cs="Arial"/>
          <w:b/>
          <w:color w:val="000000"/>
          <w:sz w:val="24"/>
          <w:szCs w:val="24"/>
        </w:rPr>
      </w:pPr>
      <w:r>
        <w:rPr>
          <w:rFonts w:ascii="Arial" w:eastAsia="Arial" w:hAnsi="Arial" w:cs="Arial"/>
          <w:b/>
          <w:color w:val="000000"/>
          <w:sz w:val="24"/>
          <w:szCs w:val="24"/>
        </w:rPr>
        <w:t>METHODOLOGY</w:t>
      </w:r>
    </w:p>
    <w:p w14:paraId="7621DEBD" w14:textId="77777777" w:rsidR="005D72D0" w:rsidRDefault="005D72D0">
      <w:pPr>
        <w:pBdr>
          <w:top w:val="nil"/>
          <w:left w:val="nil"/>
          <w:bottom w:val="nil"/>
          <w:right w:val="nil"/>
          <w:between w:val="nil"/>
        </w:pBdr>
        <w:spacing w:line="360" w:lineRule="auto"/>
        <w:ind w:left="0" w:hanging="2"/>
        <w:jc w:val="both"/>
        <w:rPr>
          <w:rFonts w:ascii="Arial" w:eastAsia="Arial" w:hAnsi="Arial" w:cs="Arial"/>
          <w:color w:val="000000"/>
          <w:sz w:val="24"/>
          <w:szCs w:val="24"/>
        </w:rPr>
      </w:pPr>
    </w:p>
    <w:p w14:paraId="0C6AF9B1" w14:textId="1CB411B4" w:rsidR="005D72D0" w:rsidRDefault="00B405FB">
      <w:p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b/>
          <w:color w:val="000000"/>
          <w:sz w:val="24"/>
          <w:szCs w:val="24"/>
        </w:rPr>
        <w:t>OBJECTIVE OF THE CURRENT STUDY</w:t>
      </w:r>
    </w:p>
    <w:p w14:paraId="4C879065" w14:textId="1D6899F3"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expertise in the management of digital resources has been gained mostly by teachers’ initiative or need, as it </w:t>
      </w:r>
      <w:r w:rsidR="00A24B52">
        <w:rPr>
          <w:rFonts w:ascii="Arial" w:eastAsia="Arial" w:hAnsi="Arial" w:cs="Arial"/>
          <w:sz w:val="24"/>
          <w:szCs w:val="24"/>
        </w:rPr>
        <w:t>has been</w:t>
      </w:r>
      <w:r>
        <w:rPr>
          <w:rFonts w:ascii="Arial" w:eastAsia="Arial" w:hAnsi="Arial" w:cs="Arial"/>
          <w:sz w:val="24"/>
          <w:szCs w:val="24"/>
        </w:rPr>
        <w:t xml:space="preserve"> demonstrated in the emergency remote teaching during pandemic times. There is a need to develop PM</w:t>
      </w:r>
      <w:r w:rsidR="00A24B52">
        <w:rPr>
          <w:rFonts w:ascii="Arial" w:eastAsia="Arial" w:hAnsi="Arial" w:cs="Arial"/>
          <w:sz w:val="24"/>
          <w:szCs w:val="24"/>
        </w:rPr>
        <w:t>s</w:t>
      </w:r>
      <w:r>
        <w:rPr>
          <w:rFonts w:ascii="Arial" w:eastAsia="Arial" w:hAnsi="Arial" w:cs="Arial"/>
          <w:sz w:val="24"/>
          <w:szCs w:val="24"/>
        </w:rPr>
        <w:t xml:space="preserve"> or designs that, not only allow the integration of the three</w:t>
      </w:r>
      <w:r w:rsidR="00A24B52">
        <w:rPr>
          <w:rFonts w:ascii="Arial" w:eastAsia="Arial" w:hAnsi="Arial" w:cs="Arial"/>
          <w:sz w:val="24"/>
          <w:szCs w:val="24"/>
        </w:rPr>
        <w:t xml:space="preserve"> types of knowledge </w:t>
      </w:r>
      <w:r>
        <w:rPr>
          <w:rFonts w:ascii="Arial" w:eastAsia="Arial" w:hAnsi="Arial" w:cs="Arial"/>
          <w:sz w:val="24"/>
          <w:szCs w:val="24"/>
        </w:rPr>
        <w:t xml:space="preserve">proposed by three TPACK Model, but models that emphasize the pedagogical component, through structured didactical procedures that establish clear learning sequences, use of resources, interactions of learning actors and effects on the learning communities. That is the reason why these two questions emerge: RQ1. Are </w:t>
      </w:r>
      <w:r w:rsidRPr="00A24B52">
        <w:rPr>
          <w:rFonts w:ascii="Arial" w:eastAsia="Arial" w:hAnsi="Arial" w:cs="Arial"/>
          <w:sz w:val="24"/>
          <w:szCs w:val="24"/>
        </w:rPr>
        <w:t xml:space="preserve">there </w:t>
      </w:r>
      <w:r w:rsidR="00A24B52" w:rsidRPr="00A24B52">
        <w:rPr>
          <w:rFonts w:ascii="Arial" w:eastAsia="Arial" w:hAnsi="Arial" w:cs="Arial"/>
          <w:sz w:val="24"/>
          <w:szCs w:val="24"/>
        </w:rPr>
        <w:t>any</w:t>
      </w:r>
      <w:r w:rsidR="00C70B65" w:rsidRPr="00A24B52">
        <w:rPr>
          <w:rFonts w:ascii="Arial" w:eastAsia="Arial" w:hAnsi="Arial" w:cs="Arial"/>
          <w:sz w:val="24"/>
          <w:szCs w:val="24"/>
        </w:rPr>
        <w:t xml:space="preserve"> </w:t>
      </w:r>
      <w:r>
        <w:rPr>
          <w:rFonts w:ascii="Arial" w:eastAsia="Arial" w:hAnsi="Arial" w:cs="Arial"/>
          <w:sz w:val="24"/>
          <w:szCs w:val="24"/>
        </w:rPr>
        <w:t xml:space="preserve">pedagogical or methodological models for training English teachers in the incorporation of ICT to ELT?  If so, what types of pedagogical or methodological models have been created? RQ2. What types of models have been designed to develop TDC in the field of Language Teaching? </w:t>
      </w:r>
    </w:p>
    <w:p w14:paraId="07BB4E08" w14:textId="2D7AED28"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results of this systematic review will allow us to confirm if it is valid to formulate a research problem that intends to determine the effects of a pedagogical model in TDC </w:t>
      </w:r>
      <w:r w:rsidR="00A24B52">
        <w:rPr>
          <w:rFonts w:ascii="Arial" w:eastAsia="Arial" w:hAnsi="Arial" w:cs="Arial"/>
          <w:sz w:val="24"/>
          <w:szCs w:val="24"/>
        </w:rPr>
        <w:t>that</w:t>
      </w:r>
      <w:r>
        <w:rPr>
          <w:rFonts w:ascii="Arial" w:eastAsia="Arial" w:hAnsi="Arial" w:cs="Arial"/>
          <w:sz w:val="24"/>
          <w:szCs w:val="24"/>
        </w:rPr>
        <w:t xml:space="preserve"> incorporate digital tools to ELT.</w:t>
      </w:r>
    </w:p>
    <w:p w14:paraId="37AD4C7E" w14:textId="77777777" w:rsidR="005D72D0" w:rsidRDefault="005D72D0">
      <w:pPr>
        <w:pBdr>
          <w:top w:val="nil"/>
          <w:left w:val="nil"/>
          <w:bottom w:val="nil"/>
          <w:right w:val="nil"/>
          <w:between w:val="nil"/>
        </w:pBdr>
        <w:spacing w:line="360" w:lineRule="auto"/>
        <w:ind w:left="0" w:hanging="2"/>
        <w:jc w:val="both"/>
        <w:rPr>
          <w:rFonts w:ascii="Arial" w:eastAsia="Arial" w:hAnsi="Arial" w:cs="Arial"/>
          <w:b/>
          <w:color w:val="000000"/>
          <w:sz w:val="24"/>
          <w:szCs w:val="24"/>
        </w:rPr>
      </w:pPr>
    </w:p>
    <w:p w14:paraId="0E5C5179" w14:textId="090D3D49" w:rsidR="005D72D0" w:rsidRDefault="00B405FB">
      <w:p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b/>
          <w:color w:val="000000"/>
          <w:sz w:val="24"/>
          <w:szCs w:val="24"/>
        </w:rPr>
        <w:t>SAMPLES</w:t>
      </w:r>
    </w:p>
    <w:p w14:paraId="6599551B" w14:textId="733F2921"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Considering that the aim of the current systematic revision is to identify the</w:t>
      </w:r>
      <w:r w:rsidR="00A24B52">
        <w:rPr>
          <w:rFonts w:ascii="Arial" w:eastAsia="Arial" w:hAnsi="Arial" w:cs="Arial"/>
          <w:sz w:val="24"/>
          <w:szCs w:val="24"/>
        </w:rPr>
        <w:t xml:space="preserve"> existence of</w:t>
      </w:r>
      <w:r>
        <w:rPr>
          <w:rFonts w:ascii="Arial" w:eastAsia="Arial" w:hAnsi="Arial" w:cs="Arial"/>
          <w:sz w:val="24"/>
          <w:szCs w:val="24"/>
        </w:rPr>
        <w:t xml:space="preserve"> pedagogical or methodological models for training English teachers in the incorporation of ICT to ELT, and the types of models designed on TDC in the field of LT, definitions of the corpus of study sought to identify scientific articles, revised by peers and indexed in high qualified data bases. Web of Science (WOS)</w:t>
      </w:r>
      <w:r w:rsidR="009D513A">
        <w:rPr>
          <w:rFonts w:ascii="Arial" w:eastAsia="Arial" w:hAnsi="Arial" w:cs="Arial"/>
          <w:sz w:val="24"/>
          <w:szCs w:val="24"/>
        </w:rPr>
        <w:t xml:space="preserve"> </w:t>
      </w:r>
      <w:ins w:id="7" w:author="GONZALO CAMACHO VÁSQUEZ" w:date="2022-12-20T11:28:00Z">
        <w:r w:rsidR="009D513A">
          <w:rPr>
            <w:rFonts w:ascii="Arial" w:eastAsia="Arial" w:hAnsi="Arial" w:cs="Arial"/>
            <w:sz w:val="24"/>
            <w:szCs w:val="24"/>
          </w:rPr>
          <w:t>and Scopus</w:t>
        </w:r>
      </w:ins>
      <w:r>
        <w:rPr>
          <w:rFonts w:ascii="Arial" w:eastAsia="Arial" w:hAnsi="Arial" w:cs="Arial"/>
          <w:sz w:val="24"/>
          <w:szCs w:val="24"/>
        </w:rPr>
        <w:t xml:space="preserve"> </w:t>
      </w:r>
      <w:ins w:id="8" w:author="GONZALO CAMACHO VÁSQUEZ" w:date="2022-12-20T11:29:00Z">
        <w:r w:rsidR="009D513A">
          <w:rPr>
            <w:rFonts w:ascii="Arial" w:eastAsia="Arial" w:hAnsi="Arial" w:cs="Arial"/>
            <w:sz w:val="24"/>
            <w:szCs w:val="24"/>
          </w:rPr>
          <w:lastRenderedPageBreak/>
          <w:t xml:space="preserve">were accessed </w:t>
        </w:r>
      </w:ins>
      <w:r>
        <w:rPr>
          <w:rFonts w:ascii="Arial" w:eastAsia="Arial" w:hAnsi="Arial" w:cs="Arial"/>
          <w:sz w:val="24"/>
          <w:szCs w:val="24"/>
        </w:rPr>
        <w:t>by using the following</w:t>
      </w:r>
      <w:ins w:id="9" w:author="GONZALO CAMACHO VÁSQUEZ" w:date="2022-12-20T11:29:00Z">
        <w:r w:rsidR="009D513A">
          <w:rPr>
            <w:rFonts w:ascii="Arial" w:eastAsia="Arial" w:hAnsi="Arial" w:cs="Arial"/>
            <w:sz w:val="24"/>
            <w:szCs w:val="24"/>
          </w:rPr>
          <w:t xml:space="preserve"> entry</w:t>
        </w:r>
      </w:ins>
      <w:r>
        <w:rPr>
          <w:rFonts w:ascii="Arial" w:eastAsia="Arial" w:hAnsi="Arial" w:cs="Arial"/>
          <w:sz w:val="24"/>
          <w:szCs w:val="24"/>
        </w:rPr>
        <w:t xml:space="preserve"> words: ``Pedagogical OR Didactical Models”, “English Language Teaching or ELT”, and “Teachers’ Digital Competence”.</w:t>
      </w:r>
    </w:p>
    <w:p w14:paraId="4662E90A" w14:textId="3441235B"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raw results were organized by using </w:t>
      </w:r>
      <w:proofErr w:type="spellStart"/>
      <w:r>
        <w:rPr>
          <w:rFonts w:ascii="Arial" w:eastAsia="Arial" w:hAnsi="Arial" w:cs="Arial"/>
          <w:sz w:val="24"/>
          <w:szCs w:val="24"/>
        </w:rPr>
        <w:t>Biblioshiny</w:t>
      </w:r>
      <w:proofErr w:type="spellEnd"/>
      <w:r>
        <w:rPr>
          <w:rFonts w:ascii="Arial" w:eastAsia="Arial" w:hAnsi="Arial" w:cs="Arial"/>
          <w:sz w:val="24"/>
          <w:szCs w:val="24"/>
        </w:rPr>
        <w:t xml:space="preserve"> Software from Bibliometrics and guided by the Prisma Protocol. (See figure 1 PRISMA Flowchart). Most of the articles (2,</w:t>
      </w:r>
      <w:ins w:id="10" w:author="GONZALO CAMACHO VÁSQUEZ" w:date="2022-12-20T11:31:00Z">
        <w:r w:rsidR="009D513A">
          <w:rPr>
            <w:rFonts w:ascii="Arial" w:eastAsia="Arial" w:hAnsi="Arial" w:cs="Arial"/>
            <w:sz w:val="24"/>
            <w:szCs w:val="24"/>
          </w:rPr>
          <w:t>900</w:t>
        </w:r>
      </w:ins>
      <w:r>
        <w:rPr>
          <w:rFonts w:ascii="Arial" w:eastAsia="Arial" w:hAnsi="Arial" w:cs="Arial"/>
          <w:sz w:val="24"/>
          <w:szCs w:val="24"/>
        </w:rPr>
        <w:t xml:space="preserve">) from the raw results were discarded because the models that they describe belong to other knowledge areas different from language teaching or teaching in general or technology education or because they did not describe a pedagogical model or learning design. </w:t>
      </w:r>
    </w:p>
    <w:p w14:paraId="5B93049D" w14:textId="27FA75F9"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scientific publications </w:t>
      </w:r>
      <w:ins w:id="11" w:author="GONZALO CAMACHO VÁSQUEZ" w:date="2022-12-20T11:33:00Z">
        <w:r w:rsidR="009D513A">
          <w:rPr>
            <w:rFonts w:ascii="Arial" w:eastAsia="Arial" w:hAnsi="Arial" w:cs="Arial"/>
            <w:sz w:val="24"/>
            <w:szCs w:val="24"/>
          </w:rPr>
          <w:t>(WOS:</w:t>
        </w:r>
      </w:ins>
      <w:ins w:id="12" w:author="GONZALO CAMACHO VÁSQUEZ" w:date="2022-12-20T11:34:00Z">
        <w:r w:rsidR="00417EF6">
          <w:rPr>
            <w:rFonts w:ascii="Arial" w:eastAsia="Arial" w:hAnsi="Arial" w:cs="Arial"/>
            <w:sz w:val="24"/>
            <w:szCs w:val="24"/>
          </w:rPr>
          <w:t xml:space="preserve"> </w:t>
        </w:r>
      </w:ins>
      <w:ins w:id="13" w:author="GONZALO CAMACHO VÁSQUEZ" w:date="2022-12-20T11:33:00Z">
        <w:r w:rsidR="009D513A">
          <w:rPr>
            <w:rFonts w:ascii="Arial" w:eastAsia="Arial" w:hAnsi="Arial" w:cs="Arial"/>
            <w:sz w:val="24"/>
            <w:szCs w:val="24"/>
          </w:rPr>
          <w:t>25 and Scopus:</w:t>
        </w:r>
        <w:r w:rsidR="00417EF6">
          <w:rPr>
            <w:rFonts w:ascii="Arial" w:eastAsia="Arial" w:hAnsi="Arial" w:cs="Arial"/>
            <w:sz w:val="24"/>
            <w:szCs w:val="24"/>
          </w:rPr>
          <w:t xml:space="preserve"> 23</w:t>
        </w:r>
      </w:ins>
      <w:r>
        <w:rPr>
          <w:rFonts w:ascii="Arial" w:eastAsia="Arial" w:hAnsi="Arial" w:cs="Arial"/>
          <w:sz w:val="24"/>
          <w:szCs w:val="24"/>
        </w:rPr>
        <w:t>) were chosen taking into account these criteria:</w:t>
      </w:r>
    </w:p>
    <w:p w14:paraId="3224EF06"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b/>
          <w:sz w:val="24"/>
          <w:szCs w:val="24"/>
        </w:rPr>
        <w:t>Thematic</w:t>
      </w:r>
      <w:r>
        <w:rPr>
          <w:rFonts w:ascii="Arial" w:eastAsia="Arial" w:hAnsi="Arial" w:cs="Arial"/>
          <w:sz w:val="24"/>
          <w:szCs w:val="24"/>
        </w:rPr>
        <w:t>: Studies focused on describing or designing models for the incorporation of ICT to ELT in teaching training programs and/or for the development of TDC</w:t>
      </w:r>
    </w:p>
    <w:p w14:paraId="4DF299E9"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b/>
          <w:sz w:val="24"/>
          <w:szCs w:val="24"/>
        </w:rPr>
        <w:t xml:space="preserve">Impact: </w:t>
      </w:r>
      <w:r>
        <w:rPr>
          <w:rFonts w:ascii="Arial" w:eastAsia="Arial" w:hAnsi="Arial" w:cs="Arial"/>
          <w:sz w:val="24"/>
          <w:szCs w:val="24"/>
        </w:rPr>
        <w:t>Studies in the form of articles published in high impact journals</w:t>
      </w:r>
    </w:p>
    <w:p w14:paraId="6F076C96"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b/>
          <w:sz w:val="24"/>
          <w:szCs w:val="24"/>
        </w:rPr>
        <w:t xml:space="preserve">Area of knowledge: </w:t>
      </w:r>
      <w:r>
        <w:rPr>
          <w:rFonts w:ascii="Arial" w:eastAsia="Arial" w:hAnsi="Arial" w:cs="Arial"/>
          <w:sz w:val="24"/>
          <w:szCs w:val="24"/>
        </w:rPr>
        <w:t>Education Educational Research, Education Scientific Disciplines</w:t>
      </w:r>
    </w:p>
    <w:p w14:paraId="0ADDBABF"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b/>
          <w:sz w:val="24"/>
          <w:szCs w:val="24"/>
        </w:rPr>
        <w:t xml:space="preserve">Publication Dates: </w:t>
      </w:r>
      <w:r>
        <w:rPr>
          <w:rFonts w:ascii="Arial" w:eastAsia="Arial" w:hAnsi="Arial" w:cs="Arial"/>
          <w:sz w:val="24"/>
          <w:szCs w:val="24"/>
        </w:rPr>
        <w:t>Studies published between 2016 and July 2022.</w:t>
      </w:r>
    </w:p>
    <w:p w14:paraId="7751D56D"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b/>
          <w:sz w:val="24"/>
          <w:szCs w:val="24"/>
        </w:rPr>
        <w:t xml:space="preserve">Languages: </w:t>
      </w:r>
      <w:r>
        <w:rPr>
          <w:rFonts w:ascii="Arial" w:eastAsia="Arial" w:hAnsi="Arial" w:cs="Arial"/>
          <w:sz w:val="24"/>
          <w:szCs w:val="24"/>
        </w:rPr>
        <w:t>Spanish and English</w:t>
      </w:r>
    </w:p>
    <w:p w14:paraId="505231EB" w14:textId="4D0B1D88" w:rsidR="005D72D0" w:rsidRDefault="00E958A4">
      <w:pPr>
        <w:spacing w:line="360" w:lineRule="auto"/>
        <w:ind w:left="0" w:hanging="2"/>
        <w:jc w:val="both"/>
        <w:rPr>
          <w:rFonts w:ascii="Arial" w:eastAsia="Arial" w:hAnsi="Arial" w:cs="Arial"/>
          <w:sz w:val="24"/>
          <w:szCs w:val="24"/>
        </w:rPr>
      </w:pPr>
      <w:bookmarkStart w:id="14" w:name="_Hlk116293167"/>
      <w:r>
        <w:rPr>
          <w:rFonts w:ascii="Arial" w:eastAsia="Arial" w:hAnsi="Arial" w:cs="Arial"/>
          <w:sz w:val="24"/>
          <w:szCs w:val="24"/>
        </w:rPr>
        <w:t xml:space="preserve">Figure 2. </w:t>
      </w:r>
      <w:commentRangeStart w:id="15"/>
      <w:r w:rsidR="00052CAE">
        <w:rPr>
          <w:rFonts w:ascii="Arial" w:eastAsia="Arial" w:hAnsi="Arial" w:cs="Arial"/>
          <w:sz w:val="24"/>
          <w:szCs w:val="24"/>
        </w:rPr>
        <w:t>Selected</w:t>
      </w:r>
      <w:commentRangeEnd w:id="15"/>
      <w:r w:rsidR="009D513A">
        <w:rPr>
          <w:rStyle w:val="Refdecomentario"/>
        </w:rPr>
        <w:commentReference w:id="15"/>
      </w:r>
      <w:r w:rsidR="00052CAE">
        <w:rPr>
          <w:rFonts w:ascii="Arial" w:eastAsia="Arial" w:hAnsi="Arial" w:cs="Arial"/>
          <w:sz w:val="24"/>
          <w:szCs w:val="24"/>
        </w:rPr>
        <w:t xml:space="preserve"> Articles in WOS and Scopus </w:t>
      </w:r>
      <w:r>
        <w:rPr>
          <w:rFonts w:ascii="Arial" w:eastAsia="Arial" w:hAnsi="Arial" w:cs="Arial"/>
          <w:sz w:val="24"/>
          <w:szCs w:val="24"/>
        </w:rPr>
        <w:t>PRISMA Flowchart.</w:t>
      </w:r>
    </w:p>
    <w:bookmarkEnd w:id="14"/>
    <w:p w14:paraId="7C51D225" w14:textId="55F316FA" w:rsidR="005D72D0" w:rsidRDefault="00052CAE">
      <w:pPr>
        <w:spacing w:line="360" w:lineRule="auto"/>
        <w:ind w:left="0" w:hanging="2"/>
        <w:jc w:val="both"/>
        <w:rPr>
          <w:rFonts w:ascii="Arial" w:eastAsia="Arial" w:hAnsi="Arial" w:cs="Arial"/>
          <w:sz w:val="24"/>
          <w:szCs w:val="24"/>
        </w:rPr>
      </w:pPr>
      <w:r>
        <w:rPr>
          <w:noProof/>
        </w:rPr>
        <w:lastRenderedPageBreak/>
        <w:drawing>
          <wp:inline distT="0" distB="0" distL="0" distR="0" wp14:anchorId="71F1F760" wp14:editId="56C25368">
            <wp:extent cx="5759450" cy="46393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639310"/>
                    </a:xfrm>
                    <a:prstGeom prst="rect">
                      <a:avLst/>
                    </a:prstGeom>
                    <a:noFill/>
                    <a:ln>
                      <a:noFill/>
                    </a:ln>
                  </pic:spPr>
                </pic:pic>
              </a:graphicData>
            </a:graphic>
          </wp:inline>
        </w:drawing>
      </w:r>
    </w:p>
    <w:p w14:paraId="69F7C41C" w14:textId="28927086" w:rsidR="005D72D0" w:rsidRPr="00973DF3" w:rsidRDefault="00E958A4" w:rsidP="00973DF3">
      <w:pPr>
        <w:pStyle w:val="Ttulo1"/>
        <w:shd w:val="clear" w:color="auto" w:fill="FFFFFF"/>
        <w:ind w:left="0" w:hanging="2"/>
        <w:jc w:val="center"/>
        <w:rPr>
          <w:rFonts w:ascii="Arial" w:eastAsia="Arial" w:hAnsi="Arial" w:cs="Arial"/>
          <w:b w:val="0"/>
          <w:bCs/>
          <w:color w:val="000000"/>
          <w:szCs w:val="24"/>
        </w:rPr>
      </w:pPr>
      <w:r w:rsidRPr="00973DF3">
        <w:rPr>
          <w:rFonts w:ascii="Arial" w:eastAsia="Arial" w:hAnsi="Arial" w:cs="Arial"/>
          <w:b w:val="0"/>
          <w:bCs/>
          <w:color w:val="000000"/>
          <w:szCs w:val="24"/>
        </w:rPr>
        <w:t>Source:</w:t>
      </w:r>
      <w:r w:rsidR="00973DF3" w:rsidRPr="00973DF3">
        <w:rPr>
          <w:rFonts w:ascii="Arial" w:eastAsia="Arial" w:hAnsi="Arial" w:cs="Arial"/>
          <w:b w:val="0"/>
          <w:bCs/>
          <w:color w:val="000000"/>
          <w:szCs w:val="24"/>
        </w:rPr>
        <w:t xml:space="preserve"> </w:t>
      </w:r>
      <w:r w:rsidR="00973DF3" w:rsidRPr="00973DF3">
        <w:rPr>
          <w:rFonts w:ascii="Roboto" w:hAnsi="Roboto"/>
          <w:b w:val="0"/>
          <w:bCs/>
          <w:color w:val="111111"/>
        </w:rPr>
        <w:t>Author's own elaboration </w:t>
      </w:r>
      <w:r w:rsidRPr="00973DF3">
        <w:rPr>
          <w:rFonts w:ascii="Arial" w:eastAsia="Arial" w:hAnsi="Arial" w:cs="Arial"/>
          <w:b w:val="0"/>
          <w:bCs/>
          <w:color w:val="000000"/>
          <w:szCs w:val="24"/>
        </w:rPr>
        <w:t>using Prisma Flow Chart.</w:t>
      </w:r>
    </w:p>
    <w:p w14:paraId="612B4AF3" w14:textId="77777777" w:rsidR="005D72D0" w:rsidRDefault="005D72D0">
      <w:pPr>
        <w:pBdr>
          <w:top w:val="nil"/>
          <w:left w:val="nil"/>
          <w:bottom w:val="nil"/>
          <w:right w:val="nil"/>
          <w:between w:val="nil"/>
        </w:pBdr>
        <w:spacing w:after="160" w:line="360" w:lineRule="auto"/>
        <w:ind w:left="0" w:hanging="2"/>
        <w:jc w:val="both"/>
        <w:rPr>
          <w:rFonts w:ascii="Arial" w:eastAsia="Arial" w:hAnsi="Arial" w:cs="Arial"/>
          <w:color w:val="000000"/>
          <w:sz w:val="24"/>
          <w:szCs w:val="24"/>
        </w:rPr>
      </w:pPr>
    </w:p>
    <w:p w14:paraId="54E731E1" w14:textId="57F3751F" w:rsidR="005D72D0" w:rsidRDefault="00B405FB">
      <w:pPr>
        <w:pBdr>
          <w:top w:val="nil"/>
          <w:left w:val="nil"/>
          <w:bottom w:val="nil"/>
          <w:right w:val="nil"/>
          <w:between w:val="nil"/>
        </w:pBdr>
        <w:spacing w:after="160" w:line="360" w:lineRule="auto"/>
        <w:ind w:left="0" w:hanging="2"/>
        <w:jc w:val="both"/>
        <w:rPr>
          <w:rFonts w:ascii="Arial" w:eastAsia="Arial" w:hAnsi="Arial" w:cs="Arial"/>
          <w:color w:val="000000"/>
          <w:sz w:val="24"/>
          <w:szCs w:val="24"/>
        </w:rPr>
      </w:pPr>
      <w:r>
        <w:rPr>
          <w:rFonts w:ascii="Arial" w:eastAsia="Arial" w:hAnsi="Arial" w:cs="Arial"/>
          <w:b/>
          <w:color w:val="000000"/>
          <w:sz w:val="24"/>
          <w:szCs w:val="24"/>
        </w:rPr>
        <w:t>ANALYSIS CRITERIA</w:t>
      </w:r>
    </w:p>
    <w:p w14:paraId="44716A44" w14:textId="070CD7EA"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Once the searches were refined by applying the described criteria, the results were exported from </w:t>
      </w:r>
      <w:proofErr w:type="spellStart"/>
      <w:r>
        <w:rPr>
          <w:rFonts w:ascii="Arial" w:eastAsia="Arial" w:hAnsi="Arial" w:cs="Arial"/>
          <w:sz w:val="24"/>
          <w:szCs w:val="24"/>
        </w:rPr>
        <w:t>Biblioshiny</w:t>
      </w:r>
      <w:proofErr w:type="spellEnd"/>
      <w:r>
        <w:rPr>
          <w:rFonts w:ascii="Arial" w:eastAsia="Arial" w:hAnsi="Arial" w:cs="Arial"/>
          <w:sz w:val="24"/>
          <w:szCs w:val="24"/>
        </w:rPr>
        <w:t xml:space="preserve"> to Excel and organized according to the following criteria: title, country, author, key ideas and classification, as shown in Table 1</w:t>
      </w:r>
      <w:ins w:id="16" w:author="GONZALO CAMACHO VÁSQUEZ" w:date="2022-12-20T11:38:00Z">
        <w:r w:rsidR="00417EF6">
          <w:rPr>
            <w:rFonts w:ascii="Arial" w:eastAsia="Arial" w:hAnsi="Arial" w:cs="Arial"/>
            <w:sz w:val="24"/>
            <w:szCs w:val="24"/>
          </w:rPr>
          <w:t xml:space="preserve"> and 2</w:t>
        </w:r>
      </w:ins>
      <w:r>
        <w:rPr>
          <w:rFonts w:ascii="Arial" w:eastAsia="Arial" w:hAnsi="Arial" w:cs="Arial"/>
          <w:sz w:val="24"/>
          <w:szCs w:val="24"/>
        </w:rPr>
        <w:t xml:space="preserve">. The classification of articles was </w:t>
      </w:r>
      <w:r w:rsidR="00A24B52">
        <w:rPr>
          <w:rFonts w:ascii="Arial" w:eastAsia="Arial" w:hAnsi="Arial" w:cs="Arial"/>
          <w:sz w:val="24"/>
          <w:szCs w:val="24"/>
        </w:rPr>
        <w:t>conducted</w:t>
      </w:r>
      <w:r>
        <w:rPr>
          <w:rFonts w:ascii="Arial" w:eastAsia="Arial" w:hAnsi="Arial" w:cs="Arial"/>
          <w:sz w:val="24"/>
          <w:szCs w:val="24"/>
        </w:rPr>
        <w:t xml:space="preserve"> taking into account the two research questions and the purpose of the models described in the articles. Group 1 includes models for the incorporation of technology to education in general, group 2 are models to develop innovation and creativity through the use of technology, group 3 are models to find out acceptance of motivation towards the use of technology, group 4 are models related to incorporation of technology to ELT, and group 5 are models for the development of TDC.</w:t>
      </w:r>
    </w:p>
    <w:p w14:paraId="4E069143" w14:textId="77777777" w:rsidR="005D72D0" w:rsidRDefault="005D72D0">
      <w:pPr>
        <w:spacing w:line="360" w:lineRule="auto"/>
        <w:ind w:left="0" w:hanging="2"/>
        <w:jc w:val="both"/>
        <w:rPr>
          <w:rFonts w:ascii="Arial" w:eastAsia="Arial" w:hAnsi="Arial" w:cs="Arial"/>
          <w:sz w:val="24"/>
          <w:szCs w:val="24"/>
        </w:rPr>
      </w:pPr>
    </w:p>
    <w:p w14:paraId="6CFF9A05" w14:textId="1E737A52" w:rsidR="005D72D0" w:rsidRDefault="00E958A4">
      <w:pPr>
        <w:spacing w:line="360" w:lineRule="auto"/>
        <w:ind w:left="0" w:hanging="2"/>
        <w:jc w:val="both"/>
        <w:rPr>
          <w:ins w:id="17" w:author="GONZALO CAMACHO VÁSQUEZ" w:date="2022-12-20T15:08:00Z"/>
          <w:rFonts w:ascii="Arial" w:eastAsia="Arial" w:hAnsi="Arial" w:cs="Arial"/>
          <w:sz w:val="24"/>
          <w:szCs w:val="24"/>
        </w:rPr>
      </w:pPr>
      <w:bookmarkStart w:id="18" w:name="_Hlk116293187"/>
      <w:r>
        <w:rPr>
          <w:rFonts w:ascii="Arial" w:eastAsia="Arial" w:hAnsi="Arial" w:cs="Arial"/>
          <w:sz w:val="24"/>
          <w:szCs w:val="24"/>
        </w:rPr>
        <w:t xml:space="preserve">Table 1. </w:t>
      </w:r>
      <w:ins w:id="19" w:author="GONZALO CAMACHO VÁSQUEZ" w:date="2022-12-20T15:06:00Z">
        <w:r w:rsidR="00D01C95">
          <w:rPr>
            <w:rFonts w:ascii="Arial" w:eastAsia="Arial" w:hAnsi="Arial" w:cs="Arial"/>
            <w:sz w:val="24"/>
            <w:szCs w:val="24"/>
          </w:rPr>
          <w:t xml:space="preserve">Selected articles and </w:t>
        </w:r>
      </w:ins>
      <w:r>
        <w:rPr>
          <w:rFonts w:ascii="Arial" w:eastAsia="Arial" w:hAnsi="Arial" w:cs="Arial"/>
          <w:sz w:val="24"/>
          <w:szCs w:val="24"/>
        </w:rPr>
        <w:t>classification of the models</w:t>
      </w:r>
      <w:ins w:id="20" w:author="GONZALO CAMACHO VÁSQUEZ" w:date="2022-12-20T11:38:00Z">
        <w:r w:rsidR="00417EF6">
          <w:rPr>
            <w:rFonts w:ascii="Arial" w:eastAsia="Arial" w:hAnsi="Arial" w:cs="Arial"/>
            <w:sz w:val="24"/>
            <w:szCs w:val="24"/>
          </w:rPr>
          <w:t xml:space="preserve"> from Web o</w:t>
        </w:r>
      </w:ins>
      <w:ins w:id="21" w:author="GONZALO CAMACHO VÁSQUEZ" w:date="2022-12-20T11:39:00Z">
        <w:r w:rsidR="00417EF6">
          <w:rPr>
            <w:rFonts w:ascii="Arial" w:eastAsia="Arial" w:hAnsi="Arial" w:cs="Arial"/>
            <w:sz w:val="24"/>
            <w:szCs w:val="24"/>
          </w:rPr>
          <w:t>f Science</w:t>
        </w:r>
      </w:ins>
      <w:r>
        <w:rPr>
          <w:rFonts w:ascii="Arial" w:eastAsia="Arial" w:hAnsi="Arial" w:cs="Arial"/>
          <w:sz w:val="24"/>
          <w:szCs w:val="24"/>
        </w:rPr>
        <w:t>.</w:t>
      </w:r>
    </w:p>
    <w:p w14:paraId="4F285DCD" w14:textId="119D20A9" w:rsidR="00D01C95" w:rsidRDefault="00F979C5">
      <w:pPr>
        <w:spacing w:line="360" w:lineRule="auto"/>
        <w:ind w:left="0" w:hanging="2"/>
        <w:jc w:val="both"/>
        <w:rPr>
          <w:rFonts w:ascii="Arial" w:eastAsia="Arial" w:hAnsi="Arial" w:cs="Arial"/>
          <w:sz w:val="24"/>
          <w:szCs w:val="24"/>
        </w:rPr>
      </w:pPr>
      <w:ins w:id="22" w:author="GONZALO CAMACHO VÁSQUEZ" w:date="2022-12-21T11:42:00Z">
        <w:r>
          <w:rPr>
            <w:noProof/>
          </w:rPr>
          <w:lastRenderedPageBreak/>
          <w:drawing>
            <wp:inline distT="0" distB="0" distL="0" distR="0" wp14:anchorId="53FABE66" wp14:editId="6E6E7B93">
              <wp:extent cx="5759450" cy="7564755"/>
              <wp:effectExtent l="0" t="0" r="0" b="0"/>
              <wp:docPr id="33" name="Imagen 1">
                <a:extLst xmlns:a="http://schemas.openxmlformats.org/drawingml/2006/main">
                  <a:ext uri="{FF2B5EF4-FFF2-40B4-BE49-F238E27FC236}">
                    <a16:creationId xmlns:a16="http://schemas.microsoft.com/office/drawing/2014/main" id="{BE30ACAC-E664-39ED-5F8A-EFF82046E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BE30ACAC-E664-39ED-5F8A-EFF82046EF89}"/>
                          </a:ext>
                        </a:extLst>
                      </pic:cNvPr>
                      <pic:cNvPicPr>
                        <a:picLocks noChangeAspect="1"/>
                      </pic:cNvPicPr>
                    </pic:nvPicPr>
                    <pic:blipFill>
                      <a:blip r:embed="rId14"/>
                      <a:stretch>
                        <a:fillRect/>
                      </a:stretch>
                    </pic:blipFill>
                    <pic:spPr>
                      <a:xfrm>
                        <a:off x="0" y="0"/>
                        <a:ext cx="5759450" cy="7564755"/>
                      </a:xfrm>
                      <a:prstGeom prst="rect">
                        <a:avLst/>
                      </a:prstGeom>
                    </pic:spPr>
                  </pic:pic>
                </a:graphicData>
              </a:graphic>
            </wp:inline>
          </w:drawing>
        </w:r>
      </w:ins>
    </w:p>
    <w:p w14:paraId="5B929C17" w14:textId="73196619" w:rsidR="00973DF3" w:rsidRDefault="00E958A4" w:rsidP="00973DF3">
      <w:pPr>
        <w:pStyle w:val="Ttulo1"/>
        <w:shd w:val="clear" w:color="auto" w:fill="FFFFFF"/>
        <w:ind w:left="0" w:hanging="2"/>
        <w:jc w:val="center"/>
        <w:rPr>
          <w:rFonts w:ascii="Roboto" w:hAnsi="Roboto"/>
          <w:b w:val="0"/>
          <w:color w:val="111111"/>
          <w:position w:val="0"/>
        </w:rPr>
      </w:pPr>
      <w:bookmarkStart w:id="23" w:name="_heading=h.1fob9te" w:colFirst="0" w:colLast="0"/>
      <w:bookmarkStart w:id="24" w:name="_heading=h.1t3h5sf" w:colFirst="0" w:colLast="0"/>
      <w:bookmarkStart w:id="25" w:name="_heading=h.44sinio" w:colFirst="0" w:colLast="0"/>
      <w:bookmarkStart w:id="26" w:name="_heading=h.3j2qqm3" w:colFirst="0" w:colLast="0"/>
      <w:bookmarkEnd w:id="18"/>
      <w:bookmarkEnd w:id="23"/>
      <w:bookmarkEnd w:id="24"/>
      <w:bookmarkEnd w:id="25"/>
      <w:bookmarkEnd w:id="26"/>
      <w:r>
        <w:rPr>
          <w:rFonts w:ascii="Arial" w:eastAsia="Arial" w:hAnsi="Arial" w:cs="Arial"/>
          <w:szCs w:val="24"/>
        </w:rPr>
        <w:t xml:space="preserve">Source: </w:t>
      </w:r>
      <w:r w:rsidR="00973DF3">
        <w:rPr>
          <w:rFonts w:ascii="Roboto" w:hAnsi="Roboto"/>
          <w:b w:val="0"/>
          <w:bCs/>
          <w:color w:val="111111"/>
        </w:rPr>
        <w:t>own elaboration</w:t>
      </w:r>
    </w:p>
    <w:p w14:paraId="12880032" w14:textId="5B20AD45" w:rsidR="005D72D0" w:rsidRDefault="005D72D0" w:rsidP="00D01C95">
      <w:pPr>
        <w:spacing w:line="360" w:lineRule="auto"/>
        <w:ind w:left="0" w:hanging="2"/>
        <w:rPr>
          <w:ins w:id="27" w:author="GONZALO CAMACHO VÁSQUEZ" w:date="2022-12-20T15:08:00Z"/>
          <w:rFonts w:ascii="Arial" w:eastAsia="Arial" w:hAnsi="Arial" w:cs="Arial"/>
          <w:sz w:val="24"/>
          <w:szCs w:val="24"/>
        </w:rPr>
      </w:pPr>
    </w:p>
    <w:p w14:paraId="243B756B" w14:textId="74C1C744" w:rsidR="00D01C95" w:rsidRDefault="00D01C95" w:rsidP="00D01C95">
      <w:pPr>
        <w:spacing w:line="360" w:lineRule="auto"/>
        <w:ind w:left="0" w:hanging="2"/>
        <w:jc w:val="both"/>
        <w:rPr>
          <w:ins w:id="28" w:author="GONZALO CAMACHO VÁSQUEZ" w:date="2022-12-20T15:09:00Z"/>
          <w:rFonts w:ascii="Arial" w:eastAsia="Arial" w:hAnsi="Arial" w:cs="Arial"/>
          <w:sz w:val="24"/>
          <w:szCs w:val="24"/>
        </w:rPr>
      </w:pPr>
      <w:ins w:id="29" w:author="GONZALO CAMACHO VÁSQUEZ" w:date="2022-12-20T15:09:00Z">
        <w:r>
          <w:rPr>
            <w:rFonts w:ascii="Arial" w:eastAsia="Arial" w:hAnsi="Arial" w:cs="Arial"/>
            <w:sz w:val="24"/>
            <w:szCs w:val="24"/>
          </w:rPr>
          <w:t xml:space="preserve">Table </w:t>
        </w:r>
      </w:ins>
      <w:ins w:id="30" w:author="GONZALO CAMACHO VÁSQUEZ" w:date="2022-12-20T15:45:00Z">
        <w:r w:rsidR="000A02C7">
          <w:rPr>
            <w:rFonts w:ascii="Arial" w:eastAsia="Arial" w:hAnsi="Arial" w:cs="Arial"/>
            <w:sz w:val="24"/>
            <w:szCs w:val="24"/>
          </w:rPr>
          <w:t>2</w:t>
        </w:r>
      </w:ins>
      <w:ins w:id="31" w:author="GONZALO CAMACHO VÁSQUEZ" w:date="2022-12-20T15:09:00Z">
        <w:r>
          <w:rPr>
            <w:rFonts w:ascii="Arial" w:eastAsia="Arial" w:hAnsi="Arial" w:cs="Arial"/>
            <w:sz w:val="24"/>
            <w:szCs w:val="24"/>
          </w:rPr>
          <w:t>. Selected articles and classification of the models from Scopus.</w:t>
        </w:r>
      </w:ins>
    </w:p>
    <w:p w14:paraId="6E3B8027" w14:textId="4B193BA5" w:rsidR="000A02C7" w:rsidRDefault="000A02C7" w:rsidP="00D01C95">
      <w:pPr>
        <w:spacing w:line="360" w:lineRule="auto"/>
        <w:ind w:left="0" w:hanging="2"/>
        <w:rPr>
          <w:ins w:id="32" w:author="GONZALO CAMACHO VÁSQUEZ" w:date="2022-12-20T15:42:00Z"/>
          <w:rFonts w:ascii="Arial" w:eastAsia="Arial" w:hAnsi="Arial" w:cs="Arial"/>
          <w:sz w:val="24"/>
          <w:szCs w:val="24"/>
        </w:rPr>
      </w:pPr>
      <w:ins w:id="33" w:author="GONZALO CAMACHO VÁSQUEZ" w:date="2022-12-20T15:43:00Z">
        <w:r w:rsidRPr="000A02C7">
          <w:rPr>
            <w:rFonts w:eastAsia="Arial"/>
            <w:noProof/>
          </w:rPr>
          <w:lastRenderedPageBreak/>
          <w:drawing>
            <wp:inline distT="0" distB="0" distL="0" distR="0" wp14:anchorId="1FF30D90" wp14:editId="6A674918">
              <wp:extent cx="5759450" cy="480128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074"/>
                      <a:stretch/>
                    </pic:blipFill>
                    <pic:spPr bwMode="auto">
                      <a:xfrm>
                        <a:off x="0" y="0"/>
                        <a:ext cx="5759450" cy="4801284"/>
                      </a:xfrm>
                      <a:prstGeom prst="rect">
                        <a:avLst/>
                      </a:prstGeom>
                      <a:noFill/>
                      <a:ln>
                        <a:noFill/>
                      </a:ln>
                      <a:extLst>
                        <a:ext uri="{53640926-AAD7-44D8-BBD7-CCE9431645EC}">
                          <a14:shadowObscured xmlns:a14="http://schemas.microsoft.com/office/drawing/2010/main"/>
                        </a:ext>
                      </a:extLst>
                    </pic:spPr>
                  </pic:pic>
                </a:graphicData>
              </a:graphic>
            </wp:inline>
          </w:drawing>
        </w:r>
      </w:ins>
    </w:p>
    <w:p w14:paraId="2F221FA5" w14:textId="60CD4754" w:rsidR="000A02C7" w:rsidDel="000A02C7" w:rsidRDefault="000A02C7">
      <w:pPr>
        <w:spacing w:line="360" w:lineRule="auto"/>
        <w:ind w:left="0" w:hanging="2"/>
        <w:rPr>
          <w:del w:id="34" w:author="GONZALO CAMACHO VÁSQUEZ" w:date="2022-12-20T15:44:00Z"/>
          <w:rFonts w:ascii="Arial" w:eastAsia="Arial" w:hAnsi="Arial" w:cs="Arial"/>
          <w:sz w:val="24"/>
          <w:szCs w:val="24"/>
        </w:rPr>
        <w:pPrChange w:id="35" w:author="GONZALO CAMACHO VÁSQUEZ" w:date="2022-12-20T15:08:00Z">
          <w:pPr>
            <w:spacing w:line="360" w:lineRule="auto"/>
            <w:ind w:left="0" w:hanging="2"/>
            <w:jc w:val="center"/>
          </w:pPr>
        </w:pPrChange>
      </w:pPr>
    </w:p>
    <w:p w14:paraId="6A806E86" w14:textId="77777777" w:rsidR="000A02C7" w:rsidRDefault="000A02C7" w:rsidP="000A02C7">
      <w:pPr>
        <w:pStyle w:val="Ttulo1"/>
        <w:shd w:val="clear" w:color="auto" w:fill="FFFFFF"/>
        <w:ind w:left="0" w:hanging="2"/>
        <w:jc w:val="center"/>
        <w:rPr>
          <w:ins w:id="36" w:author="GONZALO CAMACHO VÁSQUEZ" w:date="2022-12-20T15:44:00Z"/>
          <w:rFonts w:ascii="Roboto" w:hAnsi="Roboto"/>
          <w:b w:val="0"/>
          <w:color w:val="111111"/>
          <w:position w:val="0"/>
        </w:rPr>
      </w:pPr>
      <w:ins w:id="37" w:author="GONZALO CAMACHO VÁSQUEZ" w:date="2022-12-20T15:44:00Z">
        <w:r>
          <w:rPr>
            <w:rFonts w:ascii="Arial" w:eastAsia="Arial" w:hAnsi="Arial" w:cs="Arial"/>
            <w:szCs w:val="24"/>
          </w:rPr>
          <w:t xml:space="preserve">Source: </w:t>
        </w:r>
        <w:r>
          <w:rPr>
            <w:rFonts w:ascii="Roboto" w:hAnsi="Roboto"/>
            <w:b w:val="0"/>
            <w:bCs/>
            <w:color w:val="111111"/>
          </w:rPr>
          <w:t>own elaboration</w:t>
        </w:r>
      </w:ins>
    </w:p>
    <w:p w14:paraId="715F5C65" w14:textId="77777777" w:rsidR="00D01C95" w:rsidRDefault="00D01C95">
      <w:pPr>
        <w:pBdr>
          <w:top w:val="nil"/>
          <w:left w:val="nil"/>
          <w:bottom w:val="nil"/>
          <w:right w:val="nil"/>
          <w:between w:val="nil"/>
        </w:pBdr>
        <w:spacing w:after="160" w:line="360" w:lineRule="auto"/>
        <w:ind w:left="0" w:hanging="2"/>
        <w:jc w:val="both"/>
        <w:rPr>
          <w:ins w:id="38" w:author="GONZALO CAMACHO VÁSQUEZ" w:date="2022-12-20T15:08:00Z"/>
          <w:rFonts w:ascii="Arial" w:eastAsia="Arial" w:hAnsi="Arial" w:cs="Arial"/>
          <w:b/>
          <w:color w:val="000000"/>
          <w:sz w:val="24"/>
          <w:szCs w:val="24"/>
        </w:rPr>
      </w:pPr>
    </w:p>
    <w:p w14:paraId="067C2C40" w14:textId="1776557F" w:rsidR="005D72D0" w:rsidRDefault="00E958A4">
      <w:pPr>
        <w:pBdr>
          <w:top w:val="nil"/>
          <w:left w:val="nil"/>
          <w:bottom w:val="nil"/>
          <w:right w:val="nil"/>
          <w:between w:val="nil"/>
        </w:pBdr>
        <w:spacing w:after="160" w:line="360" w:lineRule="auto"/>
        <w:ind w:left="0" w:hanging="2"/>
        <w:jc w:val="both"/>
        <w:rPr>
          <w:rFonts w:ascii="Arial" w:eastAsia="Arial" w:hAnsi="Arial" w:cs="Arial"/>
          <w:color w:val="000000"/>
          <w:sz w:val="24"/>
          <w:szCs w:val="24"/>
        </w:rPr>
      </w:pPr>
      <w:r>
        <w:rPr>
          <w:rFonts w:ascii="Arial" w:eastAsia="Arial" w:hAnsi="Arial" w:cs="Arial"/>
          <w:b/>
          <w:color w:val="000000"/>
          <w:sz w:val="24"/>
          <w:szCs w:val="24"/>
        </w:rPr>
        <w:t>RESULTS</w:t>
      </w:r>
    </w:p>
    <w:p w14:paraId="64BA3B8F" w14:textId="1F88BA39" w:rsidR="005D72D0" w:rsidRDefault="00B405FB">
      <w:pPr>
        <w:spacing w:line="360" w:lineRule="auto"/>
        <w:ind w:left="0" w:hanging="2"/>
        <w:jc w:val="both"/>
        <w:rPr>
          <w:rFonts w:ascii="Arial" w:eastAsia="Arial" w:hAnsi="Arial" w:cs="Arial"/>
          <w:sz w:val="24"/>
          <w:szCs w:val="24"/>
        </w:rPr>
      </w:pPr>
      <w:r>
        <w:rPr>
          <w:rFonts w:ascii="Arial" w:eastAsia="Arial" w:hAnsi="Arial" w:cs="Arial"/>
          <w:b/>
          <w:sz w:val="24"/>
          <w:szCs w:val="24"/>
        </w:rPr>
        <w:t>GENERAL ANALYSIS</w:t>
      </w:r>
    </w:p>
    <w:p w14:paraId="2A17C535" w14:textId="00C7050B"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The analysis of the corpus shows interesting results. The main information extracted from the corpus of documents is presented in table</w:t>
      </w:r>
      <w:ins w:id="39" w:author="GONZALO CAMACHO VÁSQUEZ" w:date="2022-12-20T15:45:00Z">
        <w:r w:rsidR="000A02C7">
          <w:rPr>
            <w:rFonts w:ascii="Arial" w:eastAsia="Arial" w:hAnsi="Arial" w:cs="Arial"/>
            <w:sz w:val="24"/>
            <w:szCs w:val="24"/>
          </w:rPr>
          <w:t xml:space="preserve"> 3</w:t>
        </w:r>
      </w:ins>
    </w:p>
    <w:p w14:paraId="6CF53F05" w14:textId="77777777" w:rsidR="005D72D0" w:rsidRDefault="005D72D0">
      <w:pPr>
        <w:pBdr>
          <w:top w:val="nil"/>
          <w:left w:val="nil"/>
          <w:bottom w:val="nil"/>
          <w:right w:val="nil"/>
          <w:between w:val="nil"/>
        </w:pBdr>
        <w:spacing w:line="360" w:lineRule="auto"/>
        <w:ind w:left="0" w:hanging="2"/>
        <w:jc w:val="both"/>
        <w:rPr>
          <w:rFonts w:ascii="Arial" w:eastAsia="Arial" w:hAnsi="Arial" w:cs="Arial"/>
          <w:color w:val="000000"/>
          <w:sz w:val="24"/>
          <w:szCs w:val="24"/>
        </w:rPr>
      </w:pPr>
    </w:p>
    <w:p w14:paraId="177F8892" w14:textId="14A20425" w:rsidR="005D72D0" w:rsidRDefault="00E958A4">
      <w:pPr>
        <w:pBdr>
          <w:top w:val="nil"/>
          <w:left w:val="nil"/>
          <w:bottom w:val="nil"/>
          <w:right w:val="nil"/>
          <w:between w:val="nil"/>
        </w:pBdr>
        <w:spacing w:line="360" w:lineRule="auto"/>
        <w:ind w:left="0" w:hanging="2"/>
        <w:jc w:val="both"/>
        <w:rPr>
          <w:rFonts w:ascii="Arial" w:eastAsia="Arial" w:hAnsi="Arial" w:cs="Arial"/>
          <w:color w:val="000000"/>
          <w:sz w:val="24"/>
          <w:szCs w:val="24"/>
        </w:rPr>
      </w:pPr>
      <w:bookmarkStart w:id="40" w:name="_Hlk116293220"/>
      <w:r>
        <w:rPr>
          <w:rFonts w:ascii="Arial" w:eastAsia="Arial" w:hAnsi="Arial" w:cs="Arial"/>
          <w:color w:val="000000"/>
          <w:sz w:val="24"/>
          <w:szCs w:val="24"/>
        </w:rPr>
        <w:t xml:space="preserve">Table </w:t>
      </w:r>
      <w:ins w:id="41" w:author="GONZALO CAMACHO VÁSQUEZ" w:date="2022-12-20T15:45:00Z">
        <w:r w:rsidR="000A02C7">
          <w:rPr>
            <w:rFonts w:ascii="Arial" w:eastAsia="Arial" w:hAnsi="Arial" w:cs="Arial"/>
            <w:color w:val="000000"/>
            <w:sz w:val="24"/>
            <w:szCs w:val="24"/>
          </w:rPr>
          <w:t>3</w:t>
        </w:r>
      </w:ins>
      <w:r>
        <w:rPr>
          <w:rFonts w:ascii="Arial" w:eastAsia="Arial" w:hAnsi="Arial" w:cs="Arial"/>
          <w:color w:val="000000"/>
          <w:sz w:val="24"/>
          <w:szCs w:val="24"/>
        </w:rPr>
        <w:t>. Main Information Data</w:t>
      </w:r>
      <w:bookmarkEnd w:id="40"/>
      <w:r>
        <w:rPr>
          <w:rFonts w:ascii="Arial" w:eastAsia="Arial" w:hAnsi="Arial" w:cs="Arial"/>
          <w:color w:val="000000"/>
          <w:sz w:val="24"/>
          <w:szCs w:val="24"/>
        </w:rPr>
        <w:t>.</w:t>
      </w:r>
    </w:p>
    <w:p w14:paraId="12A7164B" w14:textId="1AF01A69" w:rsidR="005D72D0" w:rsidRDefault="00F979C5" w:rsidP="00F979C5">
      <w:pPr>
        <w:pBdr>
          <w:top w:val="nil"/>
          <w:left w:val="nil"/>
          <w:bottom w:val="nil"/>
          <w:right w:val="nil"/>
          <w:between w:val="nil"/>
        </w:pBdr>
        <w:spacing w:line="360" w:lineRule="auto"/>
        <w:ind w:left="0" w:hanging="2"/>
        <w:jc w:val="center"/>
        <w:rPr>
          <w:rFonts w:ascii="Arial" w:eastAsia="Arial" w:hAnsi="Arial" w:cs="Arial"/>
          <w:color w:val="000000"/>
          <w:sz w:val="24"/>
          <w:szCs w:val="24"/>
        </w:rPr>
      </w:pPr>
      <w:ins w:id="42" w:author="GONZALO CAMACHO VÁSQUEZ" w:date="2022-12-21T11:43:00Z">
        <w:r>
          <w:rPr>
            <w:noProof/>
          </w:rPr>
          <w:lastRenderedPageBreak/>
          <w:drawing>
            <wp:inline distT="0" distB="0" distL="0" distR="0" wp14:anchorId="0831FD0C" wp14:editId="25E53C53">
              <wp:extent cx="5759450" cy="3689350"/>
              <wp:effectExtent l="0" t="0" r="0" b="6350"/>
              <wp:docPr id="34" name="Imagen 1">
                <a:extLst xmlns:a="http://schemas.openxmlformats.org/drawingml/2006/main">
                  <a:ext uri="{FF2B5EF4-FFF2-40B4-BE49-F238E27FC236}">
                    <a16:creationId xmlns:a16="http://schemas.microsoft.com/office/drawing/2014/main" id="{B1FB6B1A-4412-595C-FE94-B6348FDB3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B1FB6B1A-4412-595C-FE94-B6348FDB376B}"/>
                          </a:ext>
                        </a:extLst>
                      </pic:cNvPr>
                      <pic:cNvPicPr>
                        <a:picLocks noChangeAspect="1"/>
                      </pic:cNvPicPr>
                    </pic:nvPicPr>
                    <pic:blipFill rotWithShape="1">
                      <a:blip r:embed="rId16"/>
                      <a:srcRect r="17235" b="8844"/>
                      <a:stretch/>
                    </pic:blipFill>
                    <pic:spPr>
                      <a:xfrm>
                        <a:off x="0" y="0"/>
                        <a:ext cx="5759450" cy="3689350"/>
                      </a:xfrm>
                      <a:prstGeom prst="rect">
                        <a:avLst/>
                      </a:prstGeom>
                    </pic:spPr>
                  </pic:pic>
                </a:graphicData>
              </a:graphic>
            </wp:inline>
          </w:drawing>
        </w:r>
      </w:ins>
    </w:p>
    <w:p w14:paraId="2F0EF923" w14:textId="69CC6941" w:rsidR="005D72D0" w:rsidRDefault="00E958A4" w:rsidP="00973DF3">
      <w:pPr>
        <w:pStyle w:val="Ttulo1"/>
        <w:shd w:val="clear" w:color="auto" w:fill="FFFFFF"/>
        <w:ind w:left="0" w:hanging="2"/>
        <w:jc w:val="center"/>
        <w:rPr>
          <w:rFonts w:ascii="Arial" w:eastAsia="Arial" w:hAnsi="Arial" w:cs="Arial"/>
          <w:color w:val="000000"/>
          <w:szCs w:val="24"/>
        </w:rPr>
      </w:pPr>
      <w:r>
        <w:rPr>
          <w:rFonts w:ascii="Arial" w:eastAsia="Arial" w:hAnsi="Arial" w:cs="Arial"/>
          <w:color w:val="000000"/>
          <w:szCs w:val="24"/>
        </w:rPr>
        <w:t xml:space="preserve">Source: </w:t>
      </w:r>
      <w:r w:rsidR="00973DF3">
        <w:rPr>
          <w:rFonts w:ascii="Roboto" w:hAnsi="Roboto"/>
          <w:b w:val="0"/>
          <w:bCs/>
          <w:color w:val="111111"/>
        </w:rPr>
        <w:t xml:space="preserve">Author's own elaboration using </w:t>
      </w:r>
      <w:proofErr w:type="spellStart"/>
      <w:r w:rsidRPr="00973DF3">
        <w:rPr>
          <w:rFonts w:ascii="Arial" w:eastAsia="Arial" w:hAnsi="Arial" w:cs="Arial"/>
          <w:b w:val="0"/>
          <w:bCs/>
          <w:color w:val="000000"/>
          <w:szCs w:val="24"/>
        </w:rPr>
        <w:t>Bibliometrix</w:t>
      </w:r>
      <w:proofErr w:type="spellEnd"/>
    </w:p>
    <w:p w14:paraId="6C788EE6" w14:textId="77777777" w:rsidR="005D72D0" w:rsidRDefault="005D72D0">
      <w:pPr>
        <w:spacing w:line="360" w:lineRule="auto"/>
        <w:ind w:left="0" w:hanging="2"/>
        <w:jc w:val="both"/>
        <w:rPr>
          <w:rFonts w:ascii="Arial" w:eastAsia="Arial" w:hAnsi="Arial" w:cs="Arial"/>
          <w:sz w:val="24"/>
          <w:szCs w:val="24"/>
        </w:rPr>
      </w:pPr>
    </w:p>
    <w:p w14:paraId="680F0FEE" w14:textId="31DDE5FC"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With regards to country production over time (figure 2), </w:t>
      </w:r>
      <w:ins w:id="43" w:author="GONZALO CAMACHO VÁSQUEZ" w:date="2022-12-21T07:57:00Z">
        <w:r w:rsidR="00A54C07">
          <w:rPr>
            <w:rFonts w:ascii="Arial" w:eastAsia="Arial" w:hAnsi="Arial" w:cs="Arial"/>
            <w:sz w:val="24"/>
            <w:szCs w:val="24"/>
          </w:rPr>
          <w:t xml:space="preserve">the analysis from WOS shows that </w:t>
        </w:r>
      </w:ins>
      <w:r>
        <w:rPr>
          <w:rFonts w:ascii="Arial" w:eastAsia="Arial" w:hAnsi="Arial" w:cs="Arial"/>
          <w:sz w:val="24"/>
          <w:szCs w:val="24"/>
        </w:rPr>
        <w:t xml:space="preserve">Spain, Malaysia and China are the countries that produce most of the articles related to the design of pedagogical proposals to train teachers in ICT use. Spain maintains an average of 8 articles from 2018 to 2022. There is not a marked tendency of specific authors that write about this theme. </w:t>
      </w:r>
      <w:ins w:id="44" w:author="GONZALO CAMACHO VÁSQUEZ" w:date="2022-12-21T07:59:00Z">
        <w:r w:rsidR="00A54C07">
          <w:rPr>
            <w:rFonts w:ascii="Arial" w:eastAsia="Arial" w:hAnsi="Arial" w:cs="Arial"/>
            <w:sz w:val="24"/>
            <w:szCs w:val="24"/>
          </w:rPr>
          <w:t>Scopus</w:t>
        </w:r>
      </w:ins>
      <w:ins w:id="45" w:author="GONZALO CAMACHO VÁSQUEZ" w:date="2022-12-21T08:00:00Z">
        <w:r w:rsidR="00A54C07">
          <w:rPr>
            <w:rFonts w:ascii="Arial" w:eastAsia="Arial" w:hAnsi="Arial" w:cs="Arial"/>
            <w:sz w:val="24"/>
            <w:szCs w:val="24"/>
          </w:rPr>
          <w:t xml:space="preserve">’ results demonstrate that Spain keeps an outstanding production, but </w:t>
        </w:r>
      </w:ins>
      <w:ins w:id="46" w:author="GONZALO CAMACHO VÁSQUEZ" w:date="2022-12-21T08:02:00Z">
        <w:r w:rsidR="00A54C07">
          <w:rPr>
            <w:rFonts w:ascii="Arial" w:eastAsia="Arial" w:hAnsi="Arial" w:cs="Arial"/>
            <w:sz w:val="24"/>
            <w:szCs w:val="24"/>
          </w:rPr>
          <w:t>Kazakhstan</w:t>
        </w:r>
      </w:ins>
      <w:ins w:id="47" w:author="GONZALO CAMACHO VÁSQUEZ" w:date="2022-12-21T08:01:00Z">
        <w:r w:rsidR="00A54C07">
          <w:rPr>
            <w:rFonts w:ascii="Arial" w:eastAsia="Arial" w:hAnsi="Arial" w:cs="Arial"/>
            <w:sz w:val="24"/>
            <w:szCs w:val="24"/>
          </w:rPr>
          <w:t xml:space="preserve"> increased th</w:t>
        </w:r>
      </w:ins>
      <w:ins w:id="48" w:author="GONZALO CAMACHO VÁSQUEZ" w:date="2022-12-21T08:02:00Z">
        <w:r w:rsidR="00A54C07">
          <w:rPr>
            <w:rFonts w:ascii="Arial" w:eastAsia="Arial" w:hAnsi="Arial" w:cs="Arial"/>
            <w:sz w:val="24"/>
            <w:szCs w:val="24"/>
          </w:rPr>
          <w:t>is</w:t>
        </w:r>
      </w:ins>
      <w:ins w:id="49" w:author="GONZALO CAMACHO VÁSQUEZ" w:date="2022-12-21T08:01:00Z">
        <w:r w:rsidR="00A54C07">
          <w:rPr>
            <w:rFonts w:ascii="Arial" w:eastAsia="Arial" w:hAnsi="Arial" w:cs="Arial"/>
            <w:sz w:val="24"/>
            <w:szCs w:val="24"/>
          </w:rPr>
          <w:t xml:space="preserve"> rate in the last two years.</w:t>
        </w:r>
      </w:ins>
    </w:p>
    <w:p w14:paraId="24E2F966" w14:textId="77777777" w:rsidR="005D72D0" w:rsidRDefault="005D72D0">
      <w:pPr>
        <w:spacing w:line="360" w:lineRule="auto"/>
        <w:ind w:left="0" w:hanging="2"/>
        <w:jc w:val="both"/>
        <w:rPr>
          <w:rFonts w:ascii="Arial" w:eastAsia="Arial" w:hAnsi="Arial" w:cs="Arial"/>
          <w:sz w:val="24"/>
          <w:szCs w:val="24"/>
        </w:rPr>
      </w:pPr>
    </w:p>
    <w:p w14:paraId="32869306" w14:textId="77777777" w:rsidR="005D72D0" w:rsidRDefault="00E958A4">
      <w:pPr>
        <w:spacing w:line="360" w:lineRule="auto"/>
        <w:ind w:left="0" w:hanging="2"/>
        <w:jc w:val="both"/>
        <w:rPr>
          <w:rFonts w:ascii="Arial" w:eastAsia="Arial" w:hAnsi="Arial" w:cs="Arial"/>
          <w:sz w:val="24"/>
          <w:szCs w:val="24"/>
        </w:rPr>
      </w:pPr>
      <w:bookmarkStart w:id="50" w:name="_Hlk116293240"/>
      <w:r>
        <w:rPr>
          <w:rFonts w:ascii="Arial" w:eastAsia="Arial" w:hAnsi="Arial" w:cs="Arial"/>
          <w:sz w:val="24"/>
          <w:szCs w:val="24"/>
        </w:rPr>
        <w:t>Figure 3. Country Production over time</w:t>
      </w:r>
    </w:p>
    <w:bookmarkEnd w:id="50"/>
    <w:p w14:paraId="6FC32644" w14:textId="5FBB71EA" w:rsidR="005D72D0" w:rsidRDefault="00F979C5">
      <w:pPr>
        <w:spacing w:line="360" w:lineRule="auto"/>
        <w:ind w:left="0" w:hanging="2"/>
        <w:rPr>
          <w:rFonts w:ascii="Arial" w:eastAsia="Arial" w:hAnsi="Arial" w:cs="Arial"/>
          <w:sz w:val="24"/>
          <w:szCs w:val="24"/>
        </w:rPr>
        <w:pPrChange w:id="51" w:author="GONZALO CAMACHO VÁSQUEZ" w:date="2022-12-21T11:43:00Z">
          <w:pPr>
            <w:spacing w:line="360" w:lineRule="auto"/>
            <w:ind w:left="0" w:hanging="2"/>
            <w:jc w:val="center"/>
          </w:pPr>
        </w:pPrChange>
      </w:pPr>
      <w:ins w:id="52" w:author="GONZALO CAMACHO VÁSQUEZ" w:date="2022-12-21T11:43:00Z">
        <w:r>
          <w:rPr>
            <w:noProof/>
          </w:rPr>
          <w:lastRenderedPageBreak/>
          <w:drawing>
            <wp:inline distT="0" distB="0" distL="0" distR="0" wp14:anchorId="350E1299" wp14:editId="311898AB">
              <wp:extent cx="5759450" cy="5319395"/>
              <wp:effectExtent l="0" t="0" r="0" b="0"/>
              <wp:docPr id="35" name="Imagen 1">
                <a:extLst xmlns:a="http://schemas.openxmlformats.org/drawingml/2006/main">
                  <a:ext uri="{FF2B5EF4-FFF2-40B4-BE49-F238E27FC236}">
                    <a16:creationId xmlns:a16="http://schemas.microsoft.com/office/drawing/2014/main" id="{603C959B-082F-8893-9051-AE2D3524F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03C959B-082F-8893-9051-AE2D3524FC8D}"/>
                          </a:ext>
                        </a:extLst>
                      </pic:cNvPr>
                      <pic:cNvPicPr>
                        <a:picLocks noChangeAspect="1"/>
                      </pic:cNvPicPr>
                    </pic:nvPicPr>
                    <pic:blipFill rotWithShape="1">
                      <a:blip r:embed="rId17"/>
                      <a:srcRect r="16888"/>
                      <a:stretch/>
                    </pic:blipFill>
                    <pic:spPr>
                      <a:xfrm>
                        <a:off x="0" y="0"/>
                        <a:ext cx="5759450" cy="5319395"/>
                      </a:xfrm>
                      <a:prstGeom prst="rect">
                        <a:avLst/>
                      </a:prstGeom>
                    </pic:spPr>
                  </pic:pic>
                </a:graphicData>
              </a:graphic>
            </wp:inline>
          </w:drawing>
        </w:r>
      </w:ins>
    </w:p>
    <w:p w14:paraId="7CA4DEA7" w14:textId="74B02FDA" w:rsidR="00DF2C5E" w:rsidDel="00F979C5" w:rsidRDefault="00DF2C5E" w:rsidP="00973DF3">
      <w:pPr>
        <w:pStyle w:val="Ttulo1"/>
        <w:shd w:val="clear" w:color="auto" w:fill="FFFFFF"/>
        <w:ind w:left="0" w:hanging="2"/>
        <w:jc w:val="center"/>
        <w:rPr>
          <w:del w:id="53" w:author="GONZALO CAMACHO VÁSQUEZ" w:date="2022-12-21T11:44:00Z"/>
          <w:rFonts w:ascii="Arial" w:eastAsia="Arial" w:hAnsi="Arial" w:cs="Arial"/>
          <w:szCs w:val="24"/>
        </w:rPr>
      </w:pPr>
    </w:p>
    <w:p w14:paraId="2C9FFDC8" w14:textId="2834621E" w:rsidR="005D72D0" w:rsidRDefault="00E958A4" w:rsidP="00973DF3">
      <w:pPr>
        <w:pStyle w:val="Ttulo1"/>
        <w:shd w:val="clear" w:color="auto" w:fill="FFFFFF"/>
        <w:ind w:left="0" w:hanging="2"/>
        <w:jc w:val="center"/>
        <w:rPr>
          <w:rFonts w:ascii="Arial" w:eastAsia="Arial" w:hAnsi="Arial" w:cs="Arial"/>
          <w:szCs w:val="24"/>
        </w:rPr>
      </w:pPr>
      <w:r>
        <w:rPr>
          <w:rFonts w:ascii="Arial" w:eastAsia="Arial" w:hAnsi="Arial" w:cs="Arial"/>
          <w:szCs w:val="24"/>
        </w:rPr>
        <w:t xml:space="preserve">Source: </w:t>
      </w:r>
      <w:r w:rsidR="00973DF3">
        <w:rPr>
          <w:rFonts w:ascii="Roboto" w:hAnsi="Roboto"/>
          <w:b w:val="0"/>
          <w:bCs/>
          <w:color w:val="111111"/>
        </w:rPr>
        <w:t>own elaboratio</w:t>
      </w:r>
      <w:r w:rsidR="00973DF3" w:rsidRPr="00973DF3">
        <w:rPr>
          <w:rFonts w:ascii="Roboto" w:hAnsi="Roboto"/>
          <w:b w:val="0"/>
          <w:bCs/>
          <w:color w:val="111111"/>
        </w:rPr>
        <w:t>n</w:t>
      </w:r>
      <w:r w:rsidR="00DF2C5E">
        <w:rPr>
          <w:rFonts w:ascii="Roboto" w:hAnsi="Roboto"/>
          <w:b w:val="0"/>
          <w:bCs/>
          <w:color w:val="111111"/>
        </w:rPr>
        <w:t xml:space="preserve"> using</w:t>
      </w:r>
      <w:r w:rsidR="00973DF3" w:rsidRPr="00973DF3">
        <w:rPr>
          <w:rFonts w:ascii="Roboto" w:hAnsi="Roboto"/>
          <w:b w:val="0"/>
          <w:bCs/>
          <w:color w:val="111111"/>
        </w:rPr>
        <w:t> </w:t>
      </w:r>
      <w:proofErr w:type="spellStart"/>
      <w:r w:rsidR="00DF2C5E">
        <w:rPr>
          <w:rFonts w:ascii="Arial" w:eastAsia="Arial" w:hAnsi="Arial" w:cs="Arial"/>
          <w:b w:val="0"/>
          <w:bCs/>
          <w:szCs w:val="24"/>
        </w:rPr>
        <w:t>Bibliometrix</w:t>
      </w:r>
      <w:proofErr w:type="spellEnd"/>
    </w:p>
    <w:p w14:paraId="10D7BDE5" w14:textId="77777777" w:rsidR="005D72D0" w:rsidRDefault="005D72D0">
      <w:pPr>
        <w:spacing w:line="360" w:lineRule="auto"/>
        <w:ind w:left="0" w:hanging="2"/>
        <w:jc w:val="center"/>
        <w:rPr>
          <w:rFonts w:ascii="Arial" w:eastAsia="Arial" w:hAnsi="Arial" w:cs="Arial"/>
          <w:sz w:val="24"/>
          <w:szCs w:val="24"/>
        </w:rPr>
      </w:pPr>
    </w:p>
    <w:p w14:paraId="3F9CC4AC" w14:textId="15ED073F" w:rsidR="005D72D0" w:rsidRDefault="00B405FB">
      <w:pPr>
        <w:spacing w:line="360" w:lineRule="auto"/>
        <w:ind w:left="0" w:hanging="2"/>
        <w:jc w:val="both"/>
        <w:rPr>
          <w:rFonts w:ascii="Arial" w:eastAsia="Arial" w:hAnsi="Arial" w:cs="Arial"/>
          <w:sz w:val="24"/>
          <w:szCs w:val="24"/>
        </w:rPr>
      </w:pPr>
      <w:r>
        <w:rPr>
          <w:rFonts w:ascii="Arial" w:eastAsia="Arial" w:hAnsi="Arial" w:cs="Arial"/>
          <w:b/>
          <w:sz w:val="24"/>
          <w:szCs w:val="24"/>
        </w:rPr>
        <w:t>ANALYSIS OF PEDAGOGICAL MODELS</w:t>
      </w:r>
    </w:p>
    <w:p w14:paraId="7C31C316" w14:textId="77777777" w:rsidR="005D72D0" w:rsidRDefault="005D72D0">
      <w:pPr>
        <w:spacing w:line="360" w:lineRule="auto"/>
        <w:ind w:left="0" w:hanging="2"/>
        <w:jc w:val="both"/>
        <w:rPr>
          <w:rFonts w:ascii="Arial" w:eastAsia="Arial" w:hAnsi="Arial" w:cs="Arial"/>
          <w:sz w:val="24"/>
          <w:szCs w:val="24"/>
        </w:rPr>
      </w:pPr>
    </w:p>
    <w:p w14:paraId="1C162392" w14:textId="7C5E8DE4"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For Research question 1, the articles were classified in four groups, and for research question 2 into one group, as illustrated by table 2. Most of the articles that intend to design PM are related to pedagogy in general (</w:t>
      </w:r>
      <w:ins w:id="54" w:author="GONZALO CAMACHO VÁSQUEZ" w:date="2022-12-21T08:02:00Z">
        <w:r w:rsidR="00A54C07">
          <w:rPr>
            <w:rFonts w:ascii="Arial" w:eastAsia="Arial" w:hAnsi="Arial" w:cs="Arial"/>
            <w:sz w:val="24"/>
            <w:szCs w:val="24"/>
          </w:rPr>
          <w:t xml:space="preserve">56,25 </w:t>
        </w:r>
      </w:ins>
      <w:r>
        <w:rPr>
          <w:rFonts w:ascii="Arial" w:eastAsia="Arial" w:hAnsi="Arial" w:cs="Arial"/>
          <w:sz w:val="24"/>
          <w:szCs w:val="24"/>
        </w:rPr>
        <w:t xml:space="preserve">%). There are only </w:t>
      </w:r>
      <w:ins w:id="55" w:author="GONZALO CAMACHO VÁSQUEZ" w:date="2022-12-21T08:03:00Z">
        <w:r w:rsidR="00A54C07">
          <w:rPr>
            <w:rFonts w:ascii="Arial" w:eastAsia="Arial" w:hAnsi="Arial" w:cs="Arial"/>
            <w:sz w:val="24"/>
            <w:szCs w:val="24"/>
          </w:rPr>
          <w:t>6</w:t>
        </w:r>
      </w:ins>
      <w:r>
        <w:rPr>
          <w:rFonts w:ascii="Arial" w:eastAsia="Arial" w:hAnsi="Arial" w:cs="Arial"/>
          <w:sz w:val="24"/>
          <w:szCs w:val="24"/>
        </w:rPr>
        <w:t xml:space="preserve"> proposals (</w:t>
      </w:r>
      <w:ins w:id="56" w:author="GONZALO CAMACHO VÁSQUEZ" w:date="2022-12-21T08:03:00Z">
        <w:r w:rsidR="00A54C07">
          <w:rPr>
            <w:rFonts w:ascii="Arial" w:eastAsia="Arial" w:hAnsi="Arial" w:cs="Arial"/>
            <w:sz w:val="24"/>
            <w:szCs w:val="24"/>
          </w:rPr>
          <w:t xml:space="preserve">12,5 </w:t>
        </w:r>
      </w:ins>
      <w:r>
        <w:rPr>
          <w:rFonts w:ascii="Arial" w:eastAsia="Arial" w:hAnsi="Arial" w:cs="Arial"/>
          <w:sz w:val="24"/>
          <w:szCs w:val="24"/>
        </w:rPr>
        <w:t>%) of PM that train English teachers in the use of technology.</w:t>
      </w:r>
    </w:p>
    <w:p w14:paraId="185F6631" w14:textId="77777777" w:rsidR="005D72D0" w:rsidRDefault="005D72D0">
      <w:pPr>
        <w:spacing w:line="360" w:lineRule="auto"/>
        <w:ind w:left="0" w:hanging="2"/>
        <w:jc w:val="both"/>
        <w:rPr>
          <w:rFonts w:ascii="Arial" w:eastAsia="Arial" w:hAnsi="Arial" w:cs="Arial"/>
          <w:sz w:val="24"/>
          <w:szCs w:val="24"/>
        </w:rPr>
      </w:pPr>
    </w:p>
    <w:p w14:paraId="1EE02A96" w14:textId="68959622" w:rsidR="005D72D0" w:rsidRDefault="00E958A4">
      <w:pPr>
        <w:spacing w:line="360" w:lineRule="auto"/>
        <w:ind w:left="0" w:hanging="2"/>
        <w:jc w:val="both"/>
        <w:rPr>
          <w:ins w:id="57" w:author="GONZALO CAMACHO VÁSQUEZ" w:date="2022-12-20T18:53:00Z"/>
          <w:rFonts w:ascii="Arial" w:eastAsia="Arial" w:hAnsi="Arial" w:cs="Arial"/>
          <w:sz w:val="24"/>
          <w:szCs w:val="24"/>
        </w:rPr>
      </w:pPr>
      <w:bookmarkStart w:id="58" w:name="_Hlk116293253"/>
      <w:r>
        <w:rPr>
          <w:rFonts w:ascii="Arial" w:eastAsia="Arial" w:hAnsi="Arial" w:cs="Arial"/>
          <w:sz w:val="24"/>
          <w:szCs w:val="24"/>
        </w:rPr>
        <w:t xml:space="preserve">Table </w:t>
      </w:r>
      <w:ins w:id="59" w:author="GONZALO CAMACHO VÁSQUEZ" w:date="2022-12-20T17:53:00Z">
        <w:r w:rsidR="0075668E">
          <w:rPr>
            <w:rFonts w:ascii="Arial" w:eastAsia="Arial" w:hAnsi="Arial" w:cs="Arial"/>
            <w:sz w:val="24"/>
            <w:szCs w:val="24"/>
          </w:rPr>
          <w:t>4</w:t>
        </w:r>
      </w:ins>
      <w:r>
        <w:rPr>
          <w:rFonts w:ascii="Arial" w:eastAsia="Arial" w:hAnsi="Arial" w:cs="Arial"/>
          <w:sz w:val="24"/>
          <w:szCs w:val="24"/>
        </w:rPr>
        <w:t>. Classification of articles</w:t>
      </w:r>
      <w:r w:rsidR="00B10504">
        <w:rPr>
          <w:rFonts w:ascii="Arial" w:eastAsia="Arial" w:hAnsi="Arial" w:cs="Arial"/>
          <w:sz w:val="24"/>
          <w:szCs w:val="24"/>
        </w:rPr>
        <w:t xml:space="preserve"> </w:t>
      </w:r>
      <w:r>
        <w:rPr>
          <w:rFonts w:ascii="Arial" w:eastAsia="Arial" w:hAnsi="Arial" w:cs="Arial"/>
          <w:sz w:val="24"/>
          <w:szCs w:val="24"/>
        </w:rPr>
        <w:t>according to purposes of the models</w:t>
      </w:r>
      <w:ins w:id="60" w:author="GONZALO CAMACHO VÁSQUEZ" w:date="2022-12-20T17:52:00Z">
        <w:r w:rsidR="0075668E">
          <w:rPr>
            <w:rFonts w:ascii="Arial" w:eastAsia="Arial" w:hAnsi="Arial" w:cs="Arial"/>
            <w:sz w:val="24"/>
            <w:szCs w:val="24"/>
          </w:rPr>
          <w:t xml:space="preserve"> </w:t>
        </w:r>
      </w:ins>
    </w:p>
    <w:p w14:paraId="4DAD8B2A" w14:textId="0D1DB1DC" w:rsidR="00B10504" w:rsidRDefault="00B10504">
      <w:pPr>
        <w:spacing w:line="360" w:lineRule="auto"/>
        <w:ind w:left="0" w:hanging="2"/>
        <w:jc w:val="both"/>
        <w:rPr>
          <w:rFonts w:ascii="Arial" w:eastAsia="Arial" w:hAnsi="Arial" w:cs="Arial"/>
          <w:sz w:val="24"/>
          <w:szCs w:val="24"/>
        </w:rPr>
      </w:pPr>
      <w:ins w:id="61" w:author="GONZALO CAMACHO VÁSQUEZ" w:date="2022-12-20T18:53:00Z">
        <w:r>
          <w:rPr>
            <w:noProof/>
          </w:rPr>
          <w:lastRenderedPageBreak/>
          <w:drawing>
            <wp:inline distT="0" distB="0" distL="0" distR="0" wp14:anchorId="1A997632" wp14:editId="616252A9">
              <wp:extent cx="6498378" cy="170922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6181" b="56131"/>
                      <a:stretch/>
                    </pic:blipFill>
                    <pic:spPr bwMode="auto">
                      <a:xfrm>
                        <a:off x="0" y="0"/>
                        <a:ext cx="6533357" cy="1718425"/>
                      </a:xfrm>
                      <a:prstGeom prst="rect">
                        <a:avLst/>
                      </a:prstGeom>
                      <a:noFill/>
                      <a:ln>
                        <a:noFill/>
                      </a:ln>
                      <a:extLst>
                        <a:ext uri="{53640926-AAD7-44D8-BBD7-CCE9431645EC}">
                          <a14:shadowObscured xmlns:a14="http://schemas.microsoft.com/office/drawing/2010/main"/>
                        </a:ext>
                      </a:extLst>
                    </pic:spPr>
                  </pic:pic>
                </a:graphicData>
              </a:graphic>
            </wp:inline>
          </w:drawing>
        </w:r>
      </w:ins>
    </w:p>
    <w:bookmarkEnd w:id="58"/>
    <w:p w14:paraId="18CE8C98" w14:textId="65694121" w:rsidR="005D72D0" w:rsidRDefault="005D72D0">
      <w:pPr>
        <w:spacing w:line="360" w:lineRule="auto"/>
        <w:ind w:left="0" w:hanging="2"/>
        <w:jc w:val="center"/>
        <w:rPr>
          <w:rFonts w:ascii="Arial" w:eastAsia="Arial" w:hAnsi="Arial" w:cs="Arial"/>
          <w:sz w:val="24"/>
          <w:szCs w:val="24"/>
        </w:rPr>
      </w:pPr>
    </w:p>
    <w:p w14:paraId="3FD769DC" w14:textId="1BB9B178" w:rsidR="00973DF3" w:rsidRDefault="00E958A4" w:rsidP="00973DF3">
      <w:pPr>
        <w:pStyle w:val="Ttulo1"/>
        <w:shd w:val="clear" w:color="auto" w:fill="FFFFFF"/>
        <w:ind w:left="0" w:hanging="2"/>
        <w:jc w:val="center"/>
        <w:rPr>
          <w:rFonts w:ascii="Roboto" w:hAnsi="Roboto"/>
          <w:b w:val="0"/>
          <w:color w:val="111111"/>
          <w:position w:val="0"/>
        </w:rPr>
      </w:pPr>
      <w:r>
        <w:rPr>
          <w:rFonts w:ascii="Arial" w:eastAsia="Arial" w:hAnsi="Arial" w:cs="Arial"/>
          <w:szCs w:val="24"/>
        </w:rPr>
        <w:t xml:space="preserve">Source: </w:t>
      </w:r>
      <w:r w:rsidR="00973DF3">
        <w:rPr>
          <w:rFonts w:ascii="Roboto" w:hAnsi="Roboto"/>
          <w:b w:val="0"/>
          <w:bCs/>
          <w:color w:val="111111"/>
        </w:rPr>
        <w:t>own elaboration</w:t>
      </w:r>
    </w:p>
    <w:p w14:paraId="46F45D5D" w14:textId="3F048815" w:rsidR="005D72D0" w:rsidRDefault="005D72D0">
      <w:pPr>
        <w:spacing w:line="360" w:lineRule="auto"/>
        <w:ind w:left="0" w:hanging="2"/>
        <w:jc w:val="center"/>
        <w:rPr>
          <w:ins w:id="62" w:author="GONZALO CAMACHO VÁSQUEZ" w:date="2022-12-20T17:50:00Z"/>
          <w:rFonts w:ascii="Arial" w:eastAsia="Arial" w:hAnsi="Arial" w:cs="Arial"/>
          <w:sz w:val="24"/>
          <w:szCs w:val="24"/>
        </w:rPr>
      </w:pPr>
    </w:p>
    <w:p w14:paraId="68B87F1F" w14:textId="77777777" w:rsidR="0075668E" w:rsidRDefault="0075668E">
      <w:pPr>
        <w:spacing w:line="360" w:lineRule="auto"/>
        <w:ind w:left="0" w:hanging="2"/>
        <w:jc w:val="center"/>
        <w:rPr>
          <w:rFonts w:ascii="Arial" w:eastAsia="Arial" w:hAnsi="Arial" w:cs="Arial"/>
          <w:sz w:val="24"/>
          <w:szCs w:val="24"/>
        </w:rPr>
      </w:pPr>
    </w:p>
    <w:p w14:paraId="6EF6D8E6" w14:textId="7541698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following analysis includes articles from the selected corpus of </w:t>
      </w:r>
      <w:ins w:id="63" w:author="GONZALO CAMACHO VÁSQUEZ" w:date="2022-12-21T08:04:00Z">
        <w:r w:rsidR="00A54C07">
          <w:rPr>
            <w:rFonts w:ascii="Arial" w:eastAsia="Arial" w:hAnsi="Arial" w:cs="Arial"/>
            <w:sz w:val="24"/>
            <w:szCs w:val="24"/>
          </w:rPr>
          <w:t>48 articles</w:t>
        </w:r>
      </w:ins>
      <w:r>
        <w:rPr>
          <w:rFonts w:ascii="Arial" w:eastAsia="Arial" w:hAnsi="Arial" w:cs="Arial"/>
          <w:sz w:val="24"/>
          <w:szCs w:val="24"/>
        </w:rPr>
        <w:t xml:space="preserve"> that describe clearly a Pedagogical Architecture (Strategies, Techniques, Sequences of Learning, Resources, Procedures), and that may contribute to the consolidation of a didactical design to train English teachers in the use of digital tools. </w:t>
      </w:r>
    </w:p>
    <w:p w14:paraId="0EEBDF20" w14:textId="77777777" w:rsidR="005D72D0" w:rsidRDefault="005D72D0">
      <w:pPr>
        <w:spacing w:line="360" w:lineRule="auto"/>
        <w:ind w:left="0" w:hanging="2"/>
        <w:jc w:val="both"/>
        <w:rPr>
          <w:rFonts w:ascii="Arial" w:eastAsia="Arial" w:hAnsi="Arial" w:cs="Arial"/>
          <w:sz w:val="24"/>
          <w:szCs w:val="24"/>
        </w:rPr>
      </w:pPr>
    </w:p>
    <w:p w14:paraId="09DB93F0"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Some of the models to highlight from the first group are the IDDIRR Design Model (Introduce, Demonstrate, Develop, Implement, Revise and Reflect), the TPCD (Technological pedagogical content design), and the SMCKI Model (The Spiral Model of Collaborative Knowledge Improvement)</w:t>
      </w:r>
    </w:p>
    <w:p w14:paraId="47C71256" w14:textId="77777777" w:rsidR="005D72D0" w:rsidRDefault="005D72D0">
      <w:pPr>
        <w:spacing w:line="360" w:lineRule="auto"/>
        <w:ind w:left="0" w:hanging="2"/>
        <w:jc w:val="both"/>
        <w:rPr>
          <w:rFonts w:ascii="Arial" w:eastAsia="Arial" w:hAnsi="Arial" w:cs="Arial"/>
          <w:sz w:val="24"/>
          <w:szCs w:val="24"/>
        </w:rPr>
      </w:pPr>
    </w:p>
    <w:p w14:paraId="3B175744"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Lee &amp; James (2018) propose the IDDIRR Design Model, which integrates T-PACK and PLC (Professional Learning Community) in 6 steps that define the role of the trainer and the role of students during the process.</w:t>
      </w:r>
    </w:p>
    <w:p w14:paraId="097BA65F" w14:textId="77777777" w:rsidR="005D72D0" w:rsidRDefault="005D72D0">
      <w:pPr>
        <w:spacing w:line="360" w:lineRule="auto"/>
        <w:ind w:left="0" w:hanging="2"/>
        <w:jc w:val="both"/>
        <w:rPr>
          <w:rFonts w:ascii="Arial" w:eastAsia="Arial" w:hAnsi="Arial" w:cs="Arial"/>
          <w:sz w:val="24"/>
          <w:szCs w:val="24"/>
        </w:rPr>
      </w:pPr>
    </w:p>
    <w:p w14:paraId="454CA2F9" w14:textId="777BFC6C" w:rsidR="00DF2C5E" w:rsidRDefault="00E958A4" w:rsidP="00DF2C5E">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In the same track, the TPCD Model, suggested by Hosseini et al. (2021) shed light on the incorporation of technology to pedagogy and pedagogy into technology. The authors' intention is this former idea in the sense of creating a framework for using the model for designing a website. While the TPACK model seeks to integrate technology into pedagogy and content, the TPCD proposes to integrate pedagogy into content and technology in educational and noneducational platforms. </w:t>
      </w:r>
      <w:r w:rsidR="00DF2C5E">
        <w:rPr>
          <w:rFonts w:ascii="Arial" w:eastAsia="Arial" w:hAnsi="Arial" w:cs="Arial"/>
          <w:sz w:val="24"/>
          <w:szCs w:val="24"/>
        </w:rPr>
        <w:t>Hosseini’s model exhibits the same constraints that the TPACK model has: it is a general guide that does not elucidate concrete didactical strategies</w:t>
      </w:r>
    </w:p>
    <w:p w14:paraId="07DCB2D0" w14:textId="77777777" w:rsidR="005D72D0" w:rsidRDefault="005D72D0">
      <w:pPr>
        <w:spacing w:line="360" w:lineRule="auto"/>
        <w:ind w:left="0" w:hanging="2"/>
        <w:jc w:val="both"/>
        <w:rPr>
          <w:rFonts w:ascii="Arial" w:eastAsia="Arial" w:hAnsi="Arial" w:cs="Arial"/>
          <w:sz w:val="24"/>
          <w:szCs w:val="24"/>
        </w:rPr>
      </w:pPr>
    </w:p>
    <w:p w14:paraId="0B5714F7" w14:textId="6230902D"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lastRenderedPageBreak/>
        <w:t>The SMCKI Model is a five-phase pedagogical model to support the collaborative learning of a networked classroom. It focuses on democratic knowledge sharing as well as the individual, group and class level knowledge improvement processes. As can be seen this model follows principles of the CHAT Theory of Vygotsky (</w:t>
      </w:r>
      <w:r>
        <w:rPr>
          <w:rFonts w:ascii="Roboto" w:eastAsia="Roboto" w:hAnsi="Roboto" w:cs="Roboto"/>
          <w:color w:val="333333"/>
          <w:sz w:val="24"/>
          <w:szCs w:val="24"/>
          <w:shd w:val="clear" w:color="auto" w:fill="FCFCFC"/>
        </w:rPr>
        <w:t>Yamagata-Lynch, 2010)</w:t>
      </w:r>
      <w:r w:rsidR="00973DF3">
        <w:rPr>
          <w:rFonts w:ascii="Roboto" w:eastAsia="Roboto" w:hAnsi="Roboto" w:cs="Roboto"/>
          <w:color w:val="333333"/>
          <w:sz w:val="24"/>
          <w:szCs w:val="24"/>
          <w:shd w:val="clear" w:color="auto" w:fill="FCFCFC"/>
        </w:rPr>
        <w:t xml:space="preserve"> </w:t>
      </w:r>
      <w:r>
        <w:rPr>
          <w:rFonts w:ascii="Arial" w:eastAsia="Arial" w:hAnsi="Arial" w:cs="Arial"/>
          <w:sz w:val="24"/>
          <w:szCs w:val="24"/>
        </w:rPr>
        <w:t xml:space="preserve">and Constructivism. It may be beneficial in the sense that true scaffolding processes are involved when the students move in inter-intra- inter psychological procedures. </w:t>
      </w:r>
    </w:p>
    <w:p w14:paraId="26CC089F" w14:textId="77777777" w:rsidR="005D72D0" w:rsidRDefault="005D72D0">
      <w:pPr>
        <w:spacing w:line="360" w:lineRule="auto"/>
        <w:ind w:left="0" w:hanging="2"/>
        <w:jc w:val="both"/>
        <w:rPr>
          <w:rFonts w:ascii="Arial" w:eastAsia="Arial" w:hAnsi="Arial" w:cs="Arial"/>
          <w:sz w:val="24"/>
          <w:szCs w:val="24"/>
        </w:rPr>
      </w:pPr>
    </w:p>
    <w:p w14:paraId="67381931" w14:textId="77777777" w:rsidR="005D72D0" w:rsidRDefault="00E958A4">
      <w:pPr>
        <w:shd w:val="clear" w:color="auto" w:fill="FFFFFF"/>
        <w:spacing w:line="360" w:lineRule="auto"/>
        <w:ind w:left="0" w:hanging="2"/>
        <w:jc w:val="both"/>
        <w:rPr>
          <w:rFonts w:ascii="Arial" w:eastAsia="Arial" w:hAnsi="Arial" w:cs="Arial"/>
          <w:sz w:val="24"/>
          <w:szCs w:val="24"/>
        </w:rPr>
      </w:pPr>
      <w:r>
        <w:rPr>
          <w:rFonts w:ascii="Arial" w:eastAsia="Arial" w:hAnsi="Arial" w:cs="Arial"/>
          <w:sz w:val="24"/>
          <w:szCs w:val="24"/>
        </w:rPr>
        <w:t xml:space="preserve">From the second group, two articles introduce models that intend to develop innovation and creativity. </w:t>
      </w:r>
      <w:proofErr w:type="spellStart"/>
      <w:r>
        <w:rPr>
          <w:rFonts w:ascii="Arial" w:eastAsia="Arial" w:hAnsi="Arial" w:cs="Arial"/>
          <w:sz w:val="24"/>
          <w:szCs w:val="24"/>
        </w:rPr>
        <w:t>Songkram</w:t>
      </w:r>
      <w:proofErr w:type="spellEnd"/>
      <w:r>
        <w:rPr>
          <w:rFonts w:ascii="Arial" w:eastAsia="Arial" w:hAnsi="Arial" w:cs="Arial"/>
          <w:sz w:val="24"/>
          <w:szCs w:val="24"/>
        </w:rPr>
        <w:t xml:space="preserve"> &amp; </w:t>
      </w:r>
      <w:proofErr w:type="spellStart"/>
      <w:r>
        <w:rPr>
          <w:rFonts w:ascii="Arial" w:eastAsia="Arial" w:hAnsi="Arial" w:cs="Arial"/>
          <w:sz w:val="24"/>
          <w:szCs w:val="24"/>
        </w:rPr>
        <w:t>Chootongchai</w:t>
      </w:r>
      <w:proofErr w:type="spellEnd"/>
      <w:r>
        <w:rPr>
          <w:rFonts w:ascii="Arial" w:eastAsia="Arial" w:hAnsi="Arial" w:cs="Arial"/>
          <w:sz w:val="24"/>
          <w:szCs w:val="24"/>
        </w:rPr>
        <w:t xml:space="preserve"> (2020) examine the consistency of a causal model of innovation based on the SECI Model in under-graduate students in 12 universities in Thailand. The authors believe that development of creativity in students is fostered by going from socialization, externalization, combination and internalization of knowledge. The SECI model is founded on 4 pedagogies, brainstorming technique, inquiry-based learning, cooperative learning and project-based learning. The SECI Model creates awareness on the importance of knowledge assimilation from individual to group processing, from explicit knowledge to tacit knowledge. This becomes relevant at the moment of defining learning sequences in a didactical procedure.</w:t>
      </w:r>
    </w:p>
    <w:p w14:paraId="6E2B661B" w14:textId="77777777" w:rsidR="005D72D0" w:rsidRDefault="005D72D0">
      <w:pPr>
        <w:spacing w:line="360" w:lineRule="auto"/>
        <w:ind w:left="0" w:hanging="2"/>
        <w:jc w:val="both"/>
        <w:rPr>
          <w:rFonts w:ascii="Arial" w:eastAsia="Arial" w:hAnsi="Arial" w:cs="Arial"/>
          <w:sz w:val="24"/>
          <w:szCs w:val="24"/>
        </w:rPr>
      </w:pPr>
    </w:p>
    <w:p w14:paraId="11F91CF0" w14:textId="77777777" w:rsidR="005D72D0" w:rsidRDefault="00E958A4">
      <w:pPr>
        <w:spacing w:line="360" w:lineRule="auto"/>
        <w:ind w:left="0" w:hanging="2"/>
        <w:jc w:val="both"/>
        <w:rPr>
          <w:rFonts w:ascii="Arial" w:eastAsia="Arial" w:hAnsi="Arial" w:cs="Arial"/>
          <w:sz w:val="24"/>
          <w:szCs w:val="24"/>
        </w:rPr>
      </w:pPr>
      <w:proofErr w:type="spellStart"/>
      <w:r>
        <w:rPr>
          <w:rFonts w:ascii="Arial" w:eastAsia="Arial" w:hAnsi="Arial" w:cs="Arial"/>
          <w:sz w:val="24"/>
          <w:szCs w:val="24"/>
        </w:rPr>
        <w:t>Agélii</w:t>
      </w:r>
      <w:proofErr w:type="spellEnd"/>
      <w:r>
        <w:rPr>
          <w:rFonts w:ascii="Arial" w:eastAsia="Arial" w:hAnsi="Arial" w:cs="Arial"/>
          <w:sz w:val="24"/>
          <w:szCs w:val="24"/>
        </w:rPr>
        <w:t xml:space="preserve"> et al. (2019) present a write to learn method as an example on how innovation is disseminated, communicated and adopted by a community. They express supporting ideas for the integration of ICT to clear pedagogical objectives. The success in the adoption of second-order change innovation depends on motivation, skill, positive learning, organization conditions, infrastructure and culture. A clear methodology with specific procedures and techniques is not described.</w:t>
      </w:r>
    </w:p>
    <w:p w14:paraId="1CD7D1DF" w14:textId="77777777" w:rsidR="005D72D0" w:rsidRDefault="005D72D0">
      <w:pPr>
        <w:spacing w:line="360" w:lineRule="auto"/>
        <w:ind w:left="0" w:hanging="2"/>
        <w:jc w:val="both"/>
        <w:rPr>
          <w:rFonts w:ascii="Arial" w:eastAsia="Arial" w:hAnsi="Arial" w:cs="Arial"/>
          <w:sz w:val="24"/>
          <w:szCs w:val="24"/>
        </w:rPr>
      </w:pPr>
    </w:p>
    <w:p w14:paraId="1E9B11B5"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In the third group, three models are concerned with designs to determine the acceptance of technology used for educational aims. </w:t>
      </w:r>
      <w:proofErr w:type="spellStart"/>
      <w:r>
        <w:rPr>
          <w:rFonts w:ascii="Arial" w:eastAsia="Arial" w:hAnsi="Arial" w:cs="Arial"/>
          <w:sz w:val="24"/>
          <w:szCs w:val="24"/>
        </w:rPr>
        <w:t>Cabero-Almenara</w:t>
      </w:r>
      <w:proofErr w:type="spellEnd"/>
      <w:r>
        <w:rPr>
          <w:rFonts w:ascii="Arial" w:eastAsia="Arial" w:hAnsi="Arial" w:cs="Arial"/>
          <w:sz w:val="24"/>
          <w:szCs w:val="24"/>
        </w:rPr>
        <w:t xml:space="preserve"> et al. (2018) apply the TAM Model (Technology Acceptance Model), which was initially developed by Davies (1989), to measure the degree of acceptance and satisfaction of a group of teachers from Universidad de República </w:t>
      </w:r>
      <w:proofErr w:type="spellStart"/>
      <w:r>
        <w:rPr>
          <w:rFonts w:ascii="Arial" w:eastAsia="Arial" w:hAnsi="Arial" w:cs="Arial"/>
          <w:sz w:val="24"/>
          <w:szCs w:val="24"/>
        </w:rPr>
        <w:t>Dominicana</w:t>
      </w:r>
      <w:proofErr w:type="spellEnd"/>
      <w:r>
        <w:rPr>
          <w:rFonts w:ascii="Arial" w:eastAsia="Arial" w:hAnsi="Arial" w:cs="Arial"/>
          <w:sz w:val="24"/>
          <w:szCs w:val="24"/>
        </w:rPr>
        <w:t xml:space="preserve">.  The model considers two factors that influence an individual´s intention to use new technology: perceived ease of use and perceived usefulness. In the same token, Shelton (2018) used an ecological </w:t>
      </w:r>
      <w:r>
        <w:rPr>
          <w:rFonts w:ascii="Arial" w:eastAsia="Arial" w:hAnsi="Arial" w:cs="Arial"/>
          <w:sz w:val="24"/>
          <w:szCs w:val="24"/>
        </w:rPr>
        <w:lastRenderedPageBreak/>
        <w:t>model of university faculty members' knowledge and beliefs about technology.  This model considers contexts that influence university faculty members' thinking about technology uses.  The contexts in the model are society and culture, higher education sectors, institutional context, department context and the self. A Didactical proposal in TDC development should tackle drawbacks dealing with teachers’ beliefs and contextual issues that may affect its implementation</w:t>
      </w:r>
    </w:p>
    <w:p w14:paraId="3E032159" w14:textId="77777777" w:rsidR="005D72D0" w:rsidRDefault="005D72D0">
      <w:pPr>
        <w:spacing w:line="360" w:lineRule="auto"/>
        <w:ind w:left="0" w:hanging="2"/>
        <w:jc w:val="both"/>
        <w:rPr>
          <w:rFonts w:ascii="Arial" w:eastAsia="Arial" w:hAnsi="Arial" w:cs="Arial"/>
          <w:sz w:val="24"/>
          <w:szCs w:val="24"/>
        </w:rPr>
      </w:pPr>
    </w:p>
    <w:p w14:paraId="19232FF2" w14:textId="205252AC" w:rsidR="005D72D0" w:rsidRDefault="00E958A4">
      <w:pPr>
        <w:spacing w:line="360" w:lineRule="auto"/>
        <w:ind w:left="0" w:hanging="2"/>
        <w:jc w:val="both"/>
        <w:rPr>
          <w:rFonts w:ascii="Arial" w:eastAsia="Arial" w:hAnsi="Arial" w:cs="Arial"/>
          <w:sz w:val="24"/>
          <w:szCs w:val="24"/>
        </w:rPr>
      </w:pPr>
      <w:bookmarkStart w:id="64" w:name="_heading=h.2jxsxqh" w:colFirst="0" w:colLast="0"/>
      <w:bookmarkEnd w:id="64"/>
      <w:r>
        <w:rPr>
          <w:rFonts w:ascii="Arial" w:eastAsia="Arial" w:hAnsi="Arial" w:cs="Arial"/>
          <w:sz w:val="24"/>
          <w:szCs w:val="24"/>
        </w:rPr>
        <w:t xml:space="preserve">The </w:t>
      </w:r>
      <w:r w:rsidR="00DF2C5E">
        <w:rPr>
          <w:rFonts w:ascii="Arial" w:eastAsia="Arial" w:hAnsi="Arial" w:cs="Arial"/>
          <w:sz w:val="24"/>
          <w:szCs w:val="24"/>
        </w:rPr>
        <w:t xml:space="preserve">de </w:t>
      </w:r>
      <w:proofErr w:type="spellStart"/>
      <w:r>
        <w:rPr>
          <w:rFonts w:ascii="Arial" w:eastAsia="Arial" w:hAnsi="Arial" w:cs="Arial"/>
          <w:color w:val="222222"/>
          <w:sz w:val="24"/>
          <w:szCs w:val="24"/>
          <w:highlight w:val="white"/>
        </w:rPr>
        <w:t>Brabander</w:t>
      </w:r>
      <w:proofErr w:type="spellEnd"/>
      <w:r>
        <w:rPr>
          <w:rFonts w:ascii="Arial" w:eastAsia="Arial" w:hAnsi="Arial" w:cs="Arial"/>
          <w:color w:val="222222"/>
          <w:sz w:val="24"/>
          <w:szCs w:val="24"/>
          <w:highlight w:val="white"/>
        </w:rPr>
        <w:t xml:space="preserve"> &amp; Glastra</w:t>
      </w:r>
      <w:r w:rsidR="00DF2C5E">
        <w:rPr>
          <w:rFonts w:ascii="Arial" w:eastAsia="Arial" w:hAnsi="Arial" w:cs="Arial"/>
          <w:color w:val="222222"/>
          <w:sz w:val="24"/>
          <w:szCs w:val="24"/>
          <w:highlight w:val="white"/>
        </w:rPr>
        <w:t>’s</w:t>
      </w:r>
      <w:r>
        <w:rPr>
          <w:rFonts w:ascii="Arial" w:eastAsia="Arial" w:hAnsi="Arial" w:cs="Arial"/>
          <w:color w:val="222222"/>
          <w:sz w:val="24"/>
          <w:szCs w:val="24"/>
          <w:highlight w:val="white"/>
        </w:rPr>
        <w:t xml:space="preserve"> (2021)</w:t>
      </w:r>
      <w:r w:rsidR="00DF2C5E">
        <w:rPr>
          <w:rFonts w:ascii="Arial" w:eastAsia="Arial" w:hAnsi="Arial" w:cs="Arial"/>
          <w:color w:val="222222"/>
          <w:sz w:val="24"/>
          <w:szCs w:val="24"/>
          <w:highlight w:val="white"/>
        </w:rPr>
        <w:t xml:space="preserve"> </w:t>
      </w:r>
      <w:r w:rsidR="00DF2C5E">
        <w:rPr>
          <w:rFonts w:ascii="Arial" w:eastAsia="Arial" w:hAnsi="Arial" w:cs="Arial"/>
          <w:sz w:val="24"/>
          <w:szCs w:val="24"/>
        </w:rPr>
        <w:t>Unified Model of Task-Specific Motivation (UMTM)</w:t>
      </w:r>
      <w:r>
        <w:rPr>
          <w:rFonts w:ascii="Arial" w:eastAsia="Arial" w:hAnsi="Arial" w:cs="Arial"/>
          <w:color w:val="222222"/>
          <w:sz w:val="24"/>
          <w:szCs w:val="24"/>
          <w:highlight w:val="white"/>
        </w:rPr>
        <w:t xml:space="preserve"> </w:t>
      </w:r>
      <w:r>
        <w:rPr>
          <w:rFonts w:ascii="Arial" w:eastAsia="Arial" w:hAnsi="Arial" w:cs="Arial"/>
          <w:sz w:val="24"/>
          <w:szCs w:val="24"/>
        </w:rPr>
        <w:t xml:space="preserve">integrates several motivation theories to provide a framework of constructs that are essentially needed to describe qualitatively and quantitatively the motivation for a course of acting at a specific time. It is used by the authors to explore the readiness of teachers to learn about ICT use. Finally, </w:t>
      </w:r>
      <w:proofErr w:type="spellStart"/>
      <w:r>
        <w:rPr>
          <w:rFonts w:ascii="Arial" w:eastAsia="Arial" w:hAnsi="Arial" w:cs="Arial"/>
          <w:sz w:val="24"/>
          <w:szCs w:val="24"/>
        </w:rPr>
        <w:t>Tabatabaee</w:t>
      </w:r>
      <w:proofErr w:type="spellEnd"/>
      <w:r>
        <w:rPr>
          <w:rFonts w:ascii="Arial" w:eastAsia="Arial" w:hAnsi="Arial" w:cs="Arial"/>
          <w:sz w:val="24"/>
          <w:szCs w:val="24"/>
        </w:rPr>
        <w:t xml:space="preserve"> et al. (2018) design and validate a model to determine students’ CDP factors contributing to EFL teachers’ success. Although it is a model applied to language students, it is not committed to develop language skills but DC. </w:t>
      </w:r>
    </w:p>
    <w:p w14:paraId="75F31DDE" w14:textId="77777777" w:rsidR="005D72D0" w:rsidRDefault="005D72D0">
      <w:pPr>
        <w:spacing w:line="360" w:lineRule="auto"/>
        <w:ind w:left="0" w:hanging="2"/>
        <w:jc w:val="both"/>
        <w:rPr>
          <w:rFonts w:ascii="Arial" w:eastAsia="Arial" w:hAnsi="Arial" w:cs="Arial"/>
          <w:sz w:val="24"/>
          <w:szCs w:val="24"/>
        </w:rPr>
      </w:pPr>
    </w:p>
    <w:p w14:paraId="0ACDCE61" w14:textId="08E86DA3" w:rsidR="005D72D0" w:rsidRDefault="00E958A4">
      <w:pPr>
        <w:spacing w:line="360" w:lineRule="auto"/>
        <w:ind w:left="0" w:hanging="2"/>
        <w:jc w:val="both"/>
        <w:rPr>
          <w:ins w:id="65" w:author="GONZALO CAMACHO VÁSQUEZ" w:date="2022-12-21T08:12:00Z"/>
          <w:rFonts w:ascii="Arial" w:hAnsi="Arial" w:cs="Arial"/>
          <w:color w:val="000000"/>
          <w:sz w:val="24"/>
          <w:szCs w:val="24"/>
          <w:shd w:val="clear" w:color="auto" w:fill="FFFFFF"/>
        </w:rPr>
      </w:pPr>
      <w:r>
        <w:rPr>
          <w:rFonts w:ascii="Arial" w:eastAsia="Arial" w:hAnsi="Arial" w:cs="Arial"/>
          <w:sz w:val="24"/>
          <w:szCs w:val="24"/>
        </w:rPr>
        <w:t>From the fourth group, the models that integrate technology to ELT, three of them are addressed to be used with students, and two are not models, but an initiative to join existing theories to implement a new mode of using technology for ELT.</w:t>
      </w:r>
      <w:ins w:id="66" w:author="GONZALO CAMACHO VÁSQUEZ" w:date="2022-12-21T08:09:00Z">
        <w:r w:rsidR="003452D7">
          <w:rPr>
            <w:rFonts w:ascii="Arial" w:eastAsia="Arial" w:hAnsi="Arial" w:cs="Arial"/>
            <w:sz w:val="24"/>
            <w:szCs w:val="24"/>
          </w:rPr>
          <w:t xml:space="preserve"> Only one of the article</w:t>
        </w:r>
      </w:ins>
      <w:ins w:id="67" w:author="GONZALO CAMACHO VÁSQUEZ" w:date="2022-12-21T08:13:00Z">
        <w:r w:rsidR="003452D7">
          <w:rPr>
            <w:rFonts w:ascii="Arial" w:eastAsia="Arial" w:hAnsi="Arial" w:cs="Arial"/>
            <w:sz w:val="24"/>
            <w:szCs w:val="24"/>
          </w:rPr>
          <w:t>s</w:t>
        </w:r>
      </w:ins>
      <w:ins w:id="68" w:author="GONZALO CAMACHO VÁSQUEZ" w:date="2022-12-21T08:09:00Z">
        <w:r w:rsidR="003452D7">
          <w:rPr>
            <w:rFonts w:ascii="Arial" w:eastAsia="Arial" w:hAnsi="Arial" w:cs="Arial"/>
            <w:sz w:val="24"/>
            <w:szCs w:val="24"/>
          </w:rPr>
          <w:t xml:space="preserve"> is devoted to</w:t>
        </w:r>
      </w:ins>
      <w:ins w:id="69" w:author="GONZALO CAMACHO VÁSQUEZ" w:date="2022-12-21T08:10:00Z">
        <w:r w:rsidR="003452D7">
          <w:rPr>
            <w:rFonts w:ascii="Arial" w:eastAsia="Arial" w:hAnsi="Arial" w:cs="Arial"/>
            <w:sz w:val="24"/>
            <w:szCs w:val="24"/>
          </w:rPr>
          <w:t xml:space="preserve"> develop technological awareness in teachers (</w:t>
        </w:r>
      </w:ins>
      <w:ins w:id="70" w:author="GONZALO CAMACHO VÁSQUEZ" w:date="2022-12-21T08:11:00Z">
        <w:r w:rsidR="003452D7" w:rsidRPr="00980378">
          <w:rPr>
            <w:rFonts w:ascii="Arial" w:hAnsi="Arial" w:cs="Arial"/>
            <w:color w:val="000000"/>
            <w:sz w:val="24"/>
            <w:szCs w:val="24"/>
            <w:shd w:val="clear" w:color="auto" w:fill="FFFFFF"/>
          </w:rPr>
          <w:t xml:space="preserve">Yeh </w:t>
        </w:r>
        <w:r w:rsidR="003452D7">
          <w:rPr>
            <w:rFonts w:ascii="Arial" w:hAnsi="Arial" w:cs="Arial"/>
            <w:color w:val="000000"/>
            <w:sz w:val="24"/>
            <w:szCs w:val="24"/>
            <w:shd w:val="clear" w:color="auto" w:fill="FFFFFF"/>
          </w:rPr>
          <w:t>and</w:t>
        </w:r>
        <w:r w:rsidR="003452D7" w:rsidRPr="00980378">
          <w:rPr>
            <w:rFonts w:ascii="Arial" w:hAnsi="Arial" w:cs="Arial"/>
            <w:color w:val="000000"/>
            <w:sz w:val="24"/>
            <w:szCs w:val="24"/>
            <w:shd w:val="clear" w:color="auto" w:fill="FFFFFF"/>
          </w:rPr>
          <w:t xml:space="preserve"> Tseng, 2019).</w:t>
        </w:r>
        <w:r w:rsidR="003452D7">
          <w:rPr>
            <w:rFonts w:ascii="Arial" w:hAnsi="Arial" w:cs="Arial"/>
            <w:color w:val="000000"/>
            <w:sz w:val="24"/>
            <w:szCs w:val="24"/>
            <w:shd w:val="clear" w:color="auto" w:fill="FFFFFF"/>
          </w:rPr>
          <w:t xml:space="preserve"> </w:t>
        </w:r>
      </w:ins>
      <w:ins w:id="71" w:author="GONZALO CAMACHO VÁSQUEZ" w:date="2022-12-21T08:12:00Z">
        <w:r w:rsidR="003452D7">
          <w:rPr>
            <w:rFonts w:ascii="Arial" w:hAnsi="Arial" w:cs="Arial"/>
            <w:color w:val="000000"/>
            <w:sz w:val="24"/>
            <w:szCs w:val="24"/>
            <w:shd w:val="clear" w:color="auto" w:fill="FFFFFF"/>
          </w:rPr>
          <w:t>The authors do not intend to create a model, but to describe how the integration of the ADDIE Model with teachers’ lesson design affects</w:t>
        </w:r>
      </w:ins>
      <w:ins w:id="72" w:author="GONZALO CAMACHO VÁSQUEZ" w:date="2022-12-21T08:13:00Z">
        <w:r w:rsidR="003452D7">
          <w:rPr>
            <w:rFonts w:ascii="Arial" w:hAnsi="Arial" w:cs="Arial"/>
            <w:color w:val="000000"/>
            <w:sz w:val="24"/>
            <w:szCs w:val="24"/>
            <w:shd w:val="clear" w:color="auto" w:fill="FFFFFF"/>
          </w:rPr>
          <w:t xml:space="preserve"> their CALL professional knowledge.</w:t>
        </w:r>
      </w:ins>
    </w:p>
    <w:p w14:paraId="65E6C0BB" w14:textId="7A11E9FC" w:rsidR="003452D7" w:rsidDel="003452D7" w:rsidRDefault="003452D7">
      <w:pPr>
        <w:spacing w:line="360" w:lineRule="auto"/>
        <w:ind w:left="0" w:hanging="2"/>
        <w:jc w:val="both"/>
        <w:rPr>
          <w:del w:id="73" w:author="GONZALO CAMACHO VÁSQUEZ" w:date="2022-12-21T08:13:00Z"/>
          <w:rFonts w:ascii="Arial" w:eastAsia="Arial" w:hAnsi="Arial" w:cs="Arial"/>
          <w:sz w:val="24"/>
          <w:szCs w:val="24"/>
        </w:rPr>
      </w:pPr>
    </w:p>
    <w:p w14:paraId="1473151D" w14:textId="0F27BB08" w:rsidR="005D72D0" w:rsidRDefault="00E958A4">
      <w:pPr>
        <w:spacing w:line="360" w:lineRule="auto"/>
        <w:ind w:left="0" w:hanging="2"/>
        <w:jc w:val="both"/>
        <w:rPr>
          <w:rFonts w:ascii="Arial" w:eastAsia="Arial" w:hAnsi="Arial" w:cs="Arial"/>
          <w:sz w:val="24"/>
          <w:szCs w:val="24"/>
        </w:rPr>
      </w:pPr>
      <w:proofErr w:type="spellStart"/>
      <w:r>
        <w:rPr>
          <w:rFonts w:ascii="Arial" w:eastAsia="Arial" w:hAnsi="Arial" w:cs="Arial"/>
          <w:sz w:val="24"/>
          <w:szCs w:val="24"/>
        </w:rPr>
        <w:t>Drugova</w:t>
      </w:r>
      <w:proofErr w:type="spellEnd"/>
      <w:r>
        <w:rPr>
          <w:rFonts w:ascii="Arial" w:eastAsia="Arial" w:hAnsi="Arial" w:cs="Arial"/>
          <w:sz w:val="24"/>
          <w:szCs w:val="24"/>
        </w:rPr>
        <w:t xml:space="preserve"> et al. (2021) describe a platform that integrates Mishra and Koehler’s TPACK (2006) and </w:t>
      </w:r>
      <w:proofErr w:type="spellStart"/>
      <w:r>
        <w:rPr>
          <w:rFonts w:ascii="Arial" w:eastAsia="Arial" w:hAnsi="Arial" w:cs="Arial"/>
          <w:sz w:val="24"/>
          <w:szCs w:val="24"/>
        </w:rPr>
        <w:t>Puentedura</w:t>
      </w:r>
      <w:proofErr w:type="spellEnd"/>
      <w:r>
        <w:rPr>
          <w:rFonts w:ascii="Arial" w:eastAsia="Arial" w:hAnsi="Arial" w:cs="Arial"/>
          <w:sz w:val="24"/>
          <w:szCs w:val="24"/>
        </w:rPr>
        <w:t xml:space="preserve"> (2014) SAMR model for analyzing the process of educational technology integration. Vázquez-Cano et al. (2016) use discourse analysis to find out the effectiveness of PLE -Personal Learning Environments- and OER -Open Educational Resources- in affecting DC, fostering content creation and long-life learning skills. They see in Blogs’ design and implementation a unique opportunity for the development of PLEs. PLEs seems to be a valuable theoretical background to develop true scaffolding learning as it was proposed by the SMCKI Model. </w:t>
      </w:r>
      <w:proofErr w:type="spellStart"/>
      <w:r>
        <w:rPr>
          <w:rFonts w:ascii="Arial" w:eastAsia="Arial" w:hAnsi="Arial" w:cs="Arial"/>
          <w:sz w:val="24"/>
          <w:szCs w:val="24"/>
        </w:rPr>
        <w:t>Attwell</w:t>
      </w:r>
      <w:proofErr w:type="spellEnd"/>
      <w:r>
        <w:rPr>
          <w:rFonts w:ascii="Arial" w:eastAsia="Arial" w:hAnsi="Arial" w:cs="Arial"/>
          <w:sz w:val="24"/>
          <w:szCs w:val="24"/>
        </w:rPr>
        <w:t xml:space="preserve"> (2010, cited by Vasquez-Cano et al, 2016) define PLEs as “the spaces in which people interact and communicate and whose ultimate result is learning and the development </w:t>
      </w:r>
      <w:r>
        <w:rPr>
          <w:rFonts w:ascii="Arial" w:eastAsia="Arial" w:hAnsi="Arial" w:cs="Arial"/>
          <w:sz w:val="24"/>
          <w:szCs w:val="24"/>
        </w:rPr>
        <w:lastRenderedPageBreak/>
        <w:t>of collective know-how” (p. 65). The use of blogs is seen by the authors as a unique opportunity to develop PLEs; however, PLEs are conceived as a collection of digital tools selected for learning, reflecting and collaborating with others. This is precisely what becomes interesting in this proposal since for ELT it would be very useful to establish a taxonomy of learning resources organized for the development of language skills and sorting out suggested actions for the cons</w:t>
      </w:r>
      <w:r w:rsidRPr="00A24B52">
        <w:rPr>
          <w:rFonts w:ascii="Arial" w:eastAsia="Arial" w:hAnsi="Arial" w:cs="Arial"/>
          <w:sz w:val="24"/>
          <w:szCs w:val="24"/>
        </w:rPr>
        <w:t>truction</w:t>
      </w:r>
      <w:r>
        <w:rPr>
          <w:rFonts w:ascii="Arial" w:eastAsia="Arial" w:hAnsi="Arial" w:cs="Arial"/>
          <w:sz w:val="24"/>
          <w:szCs w:val="24"/>
        </w:rPr>
        <w:t xml:space="preserve"> of learning outcome statements and corresponding suggested activities. </w:t>
      </w:r>
    </w:p>
    <w:p w14:paraId="1DFDC404" w14:textId="77777777" w:rsidR="005D72D0" w:rsidRDefault="005D72D0">
      <w:pPr>
        <w:spacing w:line="360" w:lineRule="auto"/>
        <w:ind w:left="0" w:hanging="2"/>
        <w:jc w:val="both"/>
        <w:rPr>
          <w:rFonts w:ascii="Arial" w:eastAsia="Arial" w:hAnsi="Arial" w:cs="Arial"/>
          <w:sz w:val="24"/>
          <w:szCs w:val="24"/>
        </w:rPr>
      </w:pPr>
    </w:p>
    <w:p w14:paraId="2B55960F" w14:textId="2934A76F" w:rsidR="005D72D0" w:rsidRDefault="00E958A4">
      <w:pP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 xml:space="preserve">One of the most interesting proposals in terms of its theoretical foundation and the response to learning in the </w:t>
      </w:r>
      <w:r w:rsidR="00DF2C5E">
        <w:rPr>
          <w:rFonts w:ascii="Arial" w:eastAsia="Arial" w:hAnsi="Arial" w:cs="Arial"/>
          <w:color w:val="000000"/>
          <w:sz w:val="24"/>
          <w:szCs w:val="24"/>
        </w:rPr>
        <w:t>21</w:t>
      </w:r>
      <w:r w:rsidR="00DF2C5E" w:rsidRPr="00DF2C5E">
        <w:rPr>
          <w:rFonts w:ascii="Arial" w:eastAsia="Arial" w:hAnsi="Arial" w:cs="Arial"/>
          <w:color w:val="000000"/>
          <w:sz w:val="24"/>
          <w:szCs w:val="24"/>
          <w:vertAlign w:val="superscript"/>
        </w:rPr>
        <w:t>st</w:t>
      </w:r>
      <w:r w:rsidR="00DF2C5E">
        <w:rPr>
          <w:rFonts w:ascii="Arial" w:eastAsia="Arial" w:hAnsi="Arial" w:cs="Arial"/>
          <w:color w:val="000000"/>
          <w:sz w:val="24"/>
          <w:szCs w:val="24"/>
        </w:rPr>
        <w:t xml:space="preserve"> Century</w:t>
      </w:r>
      <w:r>
        <w:rPr>
          <w:rFonts w:ascii="Arial" w:eastAsia="Arial" w:hAnsi="Arial" w:cs="Arial"/>
          <w:color w:val="000000"/>
          <w:sz w:val="24"/>
          <w:szCs w:val="24"/>
        </w:rPr>
        <w:t xml:space="preserve"> is the SOSE Model proposed by Salem (2019). It is a new web-based model that comprises </w:t>
      </w:r>
      <w:r w:rsidR="00DF2C5E">
        <w:rPr>
          <w:rFonts w:ascii="Arial" w:eastAsia="Arial" w:hAnsi="Arial" w:cs="Arial"/>
          <w:color w:val="000000"/>
          <w:sz w:val="24"/>
          <w:szCs w:val="24"/>
        </w:rPr>
        <w:t>three</w:t>
      </w:r>
      <w:r>
        <w:rPr>
          <w:rFonts w:ascii="Arial" w:eastAsia="Arial" w:hAnsi="Arial" w:cs="Arial"/>
          <w:color w:val="000000"/>
          <w:sz w:val="24"/>
          <w:szCs w:val="24"/>
        </w:rPr>
        <w:t xml:space="preserve"> main stages: preparation, data refinement, and cooperation and publishing. It can be defined as an internet-based environment in which students investigate a topic, try to answer some set questions or solve a problem in collaboration with their peers. Pupils are actively involved in their own learning, take risks, learn from their errors and assume responsibility </w:t>
      </w:r>
      <w:r>
        <w:rPr>
          <w:rFonts w:ascii="Arial" w:eastAsia="Arial" w:hAnsi="Arial" w:cs="Arial"/>
          <w:sz w:val="24"/>
          <w:szCs w:val="24"/>
        </w:rPr>
        <w:t>for their</w:t>
      </w:r>
      <w:r>
        <w:rPr>
          <w:rFonts w:ascii="Arial" w:eastAsia="Arial" w:hAnsi="Arial" w:cs="Arial"/>
          <w:color w:val="000000"/>
          <w:sz w:val="24"/>
          <w:szCs w:val="24"/>
        </w:rPr>
        <w:t xml:space="preserve"> own learning. Another important point related with SOSE is that its main components cope with the requirements for developing hard skills (</w:t>
      </w:r>
      <w:r w:rsidR="00A24B52">
        <w:rPr>
          <w:rFonts w:ascii="Arial" w:eastAsia="Arial" w:hAnsi="Arial" w:cs="Arial"/>
          <w:color w:val="000000"/>
          <w:sz w:val="24"/>
          <w:szCs w:val="24"/>
        </w:rPr>
        <w:t>i.e.,</w:t>
      </w:r>
      <w:r>
        <w:rPr>
          <w:rFonts w:ascii="Arial" w:eastAsia="Arial" w:hAnsi="Arial" w:cs="Arial"/>
          <w:color w:val="000000"/>
          <w:sz w:val="24"/>
          <w:szCs w:val="24"/>
        </w:rPr>
        <w:t xml:space="preserve"> cognitive skills), </w:t>
      </w:r>
      <w:r w:rsidR="00A24B52">
        <w:rPr>
          <w:rFonts w:ascii="Arial" w:eastAsia="Arial" w:hAnsi="Arial" w:cs="Arial"/>
          <w:color w:val="000000"/>
          <w:sz w:val="24"/>
          <w:szCs w:val="24"/>
        </w:rPr>
        <w:t xml:space="preserve">and </w:t>
      </w:r>
      <w:r>
        <w:rPr>
          <w:rFonts w:ascii="Arial" w:eastAsia="Arial" w:hAnsi="Arial" w:cs="Arial"/>
          <w:color w:val="000000"/>
          <w:sz w:val="24"/>
          <w:szCs w:val="24"/>
        </w:rPr>
        <w:t>soft skills (</w:t>
      </w:r>
      <w:proofErr w:type="gramStart"/>
      <w:r>
        <w:rPr>
          <w:rFonts w:ascii="Arial" w:eastAsia="Arial" w:hAnsi="Arial" w:cs="Arial"/>
          <w:color w:val="000000"/>
          <w:sz w:val="24"/>
          <w:szCs w:val="24"/>
        </w:rPr>
        <w:t>i.e.</w:t>
      </w:r>
      <w:proofErr w:type="gramEnd"/>
      <w:r>
        <w:rPr>
          <w:rFonts w:ascii="Arial" w:eastAsia="Arial" w:hAnsi="Arial" w:cs="Arial"/>
          <w:color w:val="000000"/>
          <w:sz w:val="24"/>
          <w:szCs w:val="24"/>
        </w:rPr>
        <w:t xml:space="preserve"> higher-order thinking skills and twenty-first Century Skills) in addition to its positive impact on developing academic achievement and performance.</w:t>
      </w:r>
    </w:p>
    <w:p w14:paraId="09CD096F" w14:textId="7C180495" w:rsidR="005D72D0" w:rsidRDefault="005D72D0">
      <w:pPr>
        <w:spacing w:line="360" w:lineRule="auto"/>
        <w:ind w:left="0" w:hanging="2"/>
        <w:jc w:val="center"/>
        <w:rPr>
          <w:rFonts w:ascii="Arial" w:eastAsia="Arial" w:hAnsi="Arial" w:cs="Arial"/>
          <w:color w:val="000000"/>
          <w:sz w:val="24"/>
          <w:szCs w:val="24"/>
        </w:rPr>
      </w:pPr>
    </w:p>
    <w:p w14:paraId="169CCCF6"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highlight w:val="white"/>
        </w:rPr>
        <w:t xml:space="preserve">Wu’s (2018) </w:t>
      </w:r>
      <w:r>
        <w:rPr>
          <w:rFonts w:ascii="Arial" w:eastAsia="Arial" w:hAnsi="Arial" w:cs="Arial"/>
          <w:sz w:val="24"/>
          <w:szCs w:val="24"/>
        </w:rPr>
        <w:t xml:space="preserve">article introduces the idea of “ecological teaching model” and “internet plus”. Internet plus refers to the in-depth interaction of internet innovation with various economic and social fields to promote the technology advance. It seems to be a policy in China. The ecological Teaching Model is completely different from traditional teaching, and uses various information tools, such as multimedia technology, network technology and speech recognition technology. It focuses on autonomous learning and cultivates students’ storage ability, multimedia skills, emotional ethics, collaborative learning ability, and self-learning ability. </w:t>
      </w:r>
    </w:p>
    <w:p w14:paraId="186FAB0C" w14:textId="77777777" w:rsidR="005D72D0" w:rsidRDefault="005D72D0">
      <w:pPr>
        <w:spacing w:line="360" w:lineRule="auto"/>
        <w:ind w:left="0" w:hanging="2"/>
        <w:jc w:val="both"/>
        <w:rPr>
          <w:rFonts w:ascii="Arial" w:eastAsia="Arial" w:hAnsi="Arial" w:cs="Arial"/>
          <w:sz w:val="24"/>
          <w:szCs w:val="24"/>
        </w:rPr>
      </w:pPr>
    </w:p>
    <w:p w14:paraId="0F01AF3F"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Finally, three models intend to develop TDC. Two of them are addressed to develop DC in education in general and one of them to basic education.</w:t>
      </w:r>
    </w:p>
    <w:p w14:paraId="4EACCD17" w14:textId="77777777" w:rsidR="005D72D0" w:rsidRDefault="005D72D0">
      <w:pPr>
        <w:spacing w:line="360" w:lineRule="auto"/>
        <w:ind w:left="0" w:hanging="2"/>
        <w:jc w:val="both"/>
        <w:rPr>
          <w:rFonts w:ascii="Arial" w:eastAsia="Arial" w:hAnsi="Arial" w:cs="Arial"/>
          <w:sz w:val="24"/>
          <w:szCs w:val="24"/>
        </w:rPr>
      </w:pPr>
    </w:p>
    <w:p w14:paraId="5644D6F4" w14:textId="3CD0C410"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lastRenderedPageBreak/>
        <w:t xml:space="preserve">The Active teacher training Model (ATM) projected by Rodrigues (2020) is a cross-curricular method of training that sought to integrate digital technologies in teacher education.  It adopts collaborative work, is supported by socio-constructivist approach, combines a face-to-face component and autonomous work. The author says that the ATM can be used by students and teachers in any discipline; however, </w:t>
      </w:r>
      <w:r w:rsidRPr="00A24B52">
        <w:rPr>
          <w:rFonts w:ascii="Arial" w:eastAsia="Arial" w:hAnsi="Arial" w:cs="Arial"/>
          <w:sz w:val="24"/>
          <w:szCs w:val="24"/>
        </w:rPr>
        <w:t xml:space="preserve">there </w:t>
      </w:r>
      <w:r w:rsidR="00A24B52" w:rsidRPr="00A24B52">
        <w:rPr>
          <w:rFonts w:ascii="Arial" w:eastAsia="Arial" w:hAnsi="Arial" w:cs="Arial"/>
          <w:sz w:val="24"/>
          <w:szCs w:val="24"/>
        </w:rPr>
        <w:t xml:space="preserve">are </w:t>
      </w:r>
      <w:r w:rsidRPr="00A24B52">
        <w:rPr>
          <w:rFonts w:ascii="Arial" w:eastAsia="Arial" w:hAnsi="Arial" w:cs="Arial"/>
          <w:sz w:val="24"/>
          <w:szCs w:val="24"/>
        </w:rPr>
        <w:t>areas</w:t>
      </w:r>
      <w:r>
        <w:rPr>
          <w:rFonts w:ascii="Arial" w:eastAsia="Arial" w:hAnsi="Arial" w:cs="Arial"/>
          <w:sz w:val="24"/>
          <w:szCs w:val="24"/>
        </w:rPr>
        <w:t xml:space="preserve"> of knowledge, like language teaching, that demand PM</w:t>
      </w:r>
      <w:r w:rsidR="00A24B52">
        <w:rPr>
          <w:rFonts w:ascii="Arial" w:eastAsia="Arial" w:hAnsi="Arial" w:cs="Arial"/>
          <w:sz w:val="24"/>
          <w:szCs w:val="24"/>
        </w:rPr>
        <w:t>s</w:t>
      </w:r>
      <w:r>
        <w:rPr>
          <w:rFonts w:ascii="Arial" w:eastAsia="Arial" w:hAnsi="Arial" w:cs="Arial"/>
          <w:sz w:val="24"/>
          <w:szCs w:val="24"/>
        </w:rPr>
        <w:t xml:space="preserve"> that respond to particularities like the specific integration of web tools to develop language skills and intercultural aspects.</w:t>
      </w:r>
    </w:p>
    <w:p w14:paraId="29F72230" w14:textId="77777777" w:rsidR="005D72D0" w:rsidRDefault="005D72D0">
      <w:pPr>
        <w:spacing w:line="360" w:lineRule="auto"/>
        <w:ind w:left="0" w:hanging="2"/>
        <w:jc w:val="both"/>
        <w:rPr>
          <w:rFonts w:ascii="Arial" w:eastAsia="Arial" w:hAnsi="Arial" w:cs="Arial"/>
          <w:sz w:val="24"/>
          <w:szCs w:val="24"/>
        </w:rPr>
      </w:pPr>
    </w:p>
    <w:p w14:paraId="08E75339"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Zimmer et al. (2022) wanted to test the efficacy of a virtual coaching model of professional development to increase teachers' digital learning competencies, based on a previous model conceived by Alaniz and Wilson (2015). This model presents cyclical moments like establishing the need, creating partnerships, targeting differentiated projects, assessing the progress and reflecting on the integration. </w:t>
      </w:r>
    </w:p>
    <w:p w14:paraId="2D7065A2" w14:textId="77777777" w:rsidR="005D72D0" w:rsidRDefault="005D72D0">
      <w:pPr>
        <w:spacing w:line="360" w:lineRule="auto"/>
        <w:ind w:left="0" w:hanging="2"/>
        <w:jc w:val="both"/>
        <w:rPr>
          <w:rFonts w:ascii="Arial" w:eastAsia="Arial" w:hAnsi="Arial" w:cs="Arial"/>
          <w:sz w:val="24"/>
          <w:szCs w:val="24"/>
        </w:rPr>
      </w:pPr>
    </w:p>
    <w:p w14:paraId="4BF7CCF8" w14:textId="1499A04B"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The Model of Holistic Competence for the Digital Word (</w:t>
      </w:r>
      <w:proofErr w:type="spellStart"/>
      <w:r>
        <w:rPr>
          <w:rFonts w:ascii="Arial" w:eastAsia="Arial" w:hAnsi="Arial" w:cs="Arial"/>
          <w:sz w:val="24"/>
          <w:szCs w:val="24"/>
        </w:rPr>
        <w:t>Esteve</w:t>
      </w:r>
      <w:proofErr w:type="spellEnd"/>
      <w:r>
        <w:rPr>
          <w:rFonts w:ascii="Arial" w:eastAsia="Arial" w:hAnsi="Arial" w:cs="Arial"/>
          <w:sz w:val="24"/>
          <w:szCs w:val="24"/>
        </w:rPr>
        <w:t xml:space="preserve"> et al., 2018) is addressed to basic education teachers, and intends to surpass the definition of Digital Teacher Competence by assuming the concept </w:t>
      </w:r>
      <w:r w:rsidR="00A24B52">
        <w:rPr>
          <w:rFonts w:ascii="Arial" w:eastAsia="Arial" w:hAnsi="Arial" w:cs="Arial"/>
          <w:sz w:val="24"/>
          <w:szCs w:val="24"/>
        </w:rPr>
        <w:t xml:space="preserve">beyond </w:t>
      </w:r>
      <w:r>
        <w:rPr>
          <w:rFonts w:ascii="Arial" w:eastAsia="Arial" w:hAnsi="Arial" w:cs="Arial"/>
          <w:sz w:val="24"/>
          <w:szCs w:val="24"/>
        </w:rPr>
        <w:t xml:space="preserve">an instrumental vision of technology. With regards to TDC, the authors say that educators need to have the ability of using ICT to enrich classical didactic models that respond to students learning needs (p. 108) They also insist on the idea of using Design-based Research (DBR) or Educational Design Research (EDR) to assume research as a teaching practice (p.110). </w:t>
      </w:r>
    </w:p>
    <w:p w14:paraId="64A7251A" w14:textId="77777777" w:rsidR="00DF2C5E" w:rsidRDefault="00DF2C5E">
      <w:pPr>
        <w:spacing w:line="360" w:lineRule="auto"/>
        <w:ind w:left="0" w:hanging="2"/>
        <w:jc w:val="both"/>
        <w:rPr>
          <w:rFonts w:ascii="Arial" w:eastAsia="Arial" w:hAnsi="Arial" w:cs="Arial"/>
          <w:sz w:val="24"/>
          <w:szCs w:val="24"/>
        </w:rPr>
      </w:pPr>
    </w:p>
    <w:p w14:paraId="2AD8A935" w14:textId="617997B6" w:rsidR="005D72D0" w:rsidRDefault="00DF2C5E" w:rsidP="00DF2C5E">
      <w:pPr>
        <w:spacing w:line="360" w:lineRule="auto"/>
        <w:ind w:left="0" w:hanging="2"/>
        <w:jc w:val="both"/>
        <w:rPr>
          <w:rFonts w:ascii="Arial" w:eastAsia="Arial" w:hAnsi="Arial" w:cs="Arial"/>
          <w:sz w:val="24"/>
          <w:szCs w:val="24"/>
        </w:rPr>
      </w:pPr>
      <w:r w:rsidRPr="00F154F5">
        <w:rPr>
          <w:rFonts w:ascii="Arial" w:eastAsia="Arial" w:hAnsi="Arial" w:cs="Arial"/>
          <w:sz w:val="24"/>
          <w:szCs w:val="24"/>
        </w:rPr>
        <w:t>This model adds new components that none of the models mentioned above</w:t>
      </w:r>
      <w:r>
        <w:rPr>
          <w:rFonts w:ascii="Arial" w:eastAsia="Arial" w:hAnsi="Arial" w:cs="Arial"/>
          <w:sz w:val="24"/>
          <w:szCs w:val="24"/>
        </w:rPr>
        <w:t xml:space="preserve"> include</w:t>
      </w:r>
      <w:r w:rsidRPr="00F154F5">
        <w:rPr>
          <w:rFonts w:ascii="Arial" w:eastAsia="Arial" w:hAnsi="Arial" w:cs="Arial"/>
          <w:sz w:val="24"/>
          <w:szCs w:val="24"/>
        </w:rPr>
        <w:t xml:space="preserve"> explicitly</w:t>
      </w:r>
      <w:r>
        <w:rPr>
          <w:rFonts w:ascii="Arial" w:eastAsia="Arial" w:hAnsi="Arial" w:cs="Arial"/>
          <w:sz w:val="24"/>
          <w:szCs w:val="24"/>
        </w:rPr>
        <w:t xml:space="preserve">: </w:t>
      </w:r>
      <w:r w:rsidR="00E958A4">
        <w:rPr>
          <w:rFonts w:ascii="Arial" w:eastAsia="Arial" w:hAnsi="Arial" w:cs="Arial"/>
          <w:sz w:val="24"/>
          <w:szCs w:val="24"/>
        </w:rPr>
        <w:t>the use of technology for expanding family relations</w:t>
      </w:r>
      <w:r w:rsidR="00A24B52">
        <w:rPr>
          <w:rFonts w:ascii="Arial" w:eastAsia="Arial" w:hAnsi="Arial" w:cs="Arial"/>
          <w:sz w:val="24"/>
          <w:szCs w:val="24"/>
        </w:rPr>
        <w:t>,</w:t>
      </w:r>
      <w:r w:rsidR="00E958A4">
        <w:rPr>
          <w:rFonts w:ascii="Arial" w:eastAsia="Arial" w:hAnsi="Arial" w:cs="Arial"/>
          <w:sz w:val="24"/>
          <w:szCs w:val="24"/>
        </w:rPr>
        <w:t xml:space="preserve"> students’ background</w:t>
      </w:r>
      <w:r>
        <w:rPr>
          <w:rFonts w:ascii="Arial" w:eastAsia="Arial" w:hAnsi="Arial" w:cs="Arial"/>
          <w:sz w:val="24"/>
          <w:szCs w:val="24"/>
        </w:rPr>
        <w:t>,</w:t>
      </w:r>
      <w:r w:rsidR="00E958A4">
        <w:rPr>
          <w:rFonts w:ascii="Arial" w:eastAsia="Arial" w:hAnsi="Arial" w:cs="Arial"/>
          <w:sz w:val="24"/>
          <w:szCs w:val="24"/>
        </w:rPr>
        <w:t xml:space="preserve"> </w:t>
      </w:r>
      <w:r w:rsidR="00E958A4" w:rsidRPr="00A24B52">
        <w:rPr>
          <w:rFonts w:ascii="Arial" w:eastAsia="Arial" w:hAnsi="Arial" w:cs="Arial"/>
          <w:sz w:val="24"/>
          <w:szCs w:val="24"/>
        </w:rPr>
        <w:t>and</w:t>
      </w:r>
      <w:r w:rsidR="00E958A4">
        <w:rPr>
          <w:rFonts w:ascii="Arial" w:eastAsia="Arial" w:hAnsi="Arial" w:cs="Arial"/>
          <w:sz w:val="24"/>
          <w:szCs w:val="24"/>
        </w:rPr>
        <w:t xml:space="preserve"> the social commitment perspective. This remarkable relation with the community gives sense to the use of technology to foster local values and impact local communities, which has been a claim of the Pedagogy of the Oppressed (Freire, 1970), ELT post-method theory (</w:t>
      </w:r>
      <w:proofErr w:type="spellStart"/>
      <w:r w:rsidR="00E958A4">
        <w:rPr>
          <w:rFonts w:ascii="Arial" w:eastAsia="Arial" w:hAnsi="Arial" w:cs="Arial"/>
          <w:sz w:val="24"/>
          <w:szCs w:val="24"/>
        </w:rPr>
        <w:t>Kumaravadivelu</w:t>
      </w:r>
      <w:proofErr w:type="spellEnd"/>
      <w:r w:rsidR="00E958A4">
        <w:rPr>
          <w:rFonts w:ascii="Arial" w:eastAsia="Arial" w:hAnsi="Arial" w:cs="Arial"/>
          <w:sz w:val="24"/>
          <w:szCs w:val="24"/>
        </w:rPr>
        <w:t>, 1994) and Community-based Pedagogies (Sharkey, 2012)</w:t>
      </w:r>
    </w:p>
    <w:p w14:paraId="54E02082" w14:textId="77777777" w:rsidR="005D72D0" w:rsidRDefault="005D72D0">
      <w:pPr>
        <w:spacing w:line="360" w:lineRule="auto"/>
        <w:ind w:left="0" w:hanging="2"/>
        <w:jc w:val="both"/>
        <w:rPr>
          <w:rFonts w:ascii="Arial" w:eastAsia="Arial" w:hAnsi="Arial" w:cs="Arial"/>
          <w:sz w:val="24"/>
          <w:szCs w:val="24"/>
        </w:rPr>
      </w:pPr>
    </w:p>
    <w:p w14:paraId="354BF54B" w14:textId="77777777" w:rsidR="005D72D0" w:rsidRDefault="00E958A4">
      <w:pPr>
        <w:pBdr>
          <w:top w:val="nil"/>
          <w:left w:val="nil"/>
          <w:bottom w:val="nil"/>
          <w:right w:val="nil"/>
          <w:between w:val="nil"/>
        </w:pBdr>
        <w:spacing w:after="160" w:line="360" w:lineRule="auto"/>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DISCUSSION AND IMPLICATIONS </w:t>
      </w:r>
    </w:p>
    <w:p w14:paraId="3E0DFE76" w14:textId="1D78A885"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lastRenderedPageBreak/>
        <w:t xml:space="preserve">The original search </w:t>
      </w:r>
      <w:ins w:id="74" w:author="GONZALO CAMACHO VÁSQUEZ" w:date="2022-12-21T08:18:00Z">
        <w:r w:rsidR="00E73725">
          <w:rPr>
            <w:rFonts w:ascii="Arial" w:eastAsia="Arial" w:hAnsi="Arial" w:cs="Arial"/>
            <w:sz w:val="24"/>
            <w:szCs w:val="24"/>
          </w:rPr>
          <w:t xml:space="preserve">carried out in both data bases, </w:t>
        </w:r>
      </w:ins>
      <w:r>
        <w:rPr>
          <w:rFonts w:ascii="Arial" w:eastAsia="Arial" w:hAnsi="Arial" w:cs="Arial"/>
          <w:sz w:val="24"/>
          <w:szCs w:val="24"/>
        </w:rPr>
        <w:t>showed a result of</w:t>
      </w:r>
      <w:ins w:id="75" w:author="GONZALO CAMACHO VÁSQUEZ" w:date="2022-12-21T08:18:00Z">
        <w:r w:rsidR="00E73725">
          <w:rPr>
            <w:rFonts w:ascii="Arial" w:eastAsia="Arial" w:hAnsi="Arial" w:cs="Arial"/>
            <w:sz w:val="24"/>
            <w:szCs w:val="24"/>
          </w:rPr>
          <w:t xml:space="preserve"> 7,487</w:t>
        </w:r>
      </w:ins>
      <w:r>
        <w:rPr>
          <w:rFonts w:ascii="Arial" w:eastAsia="Arial" w:hAnsi="Arial" w:cs="Arial"/>
          <w:sz w:val="24"/>
          <w:szCs w:val="24"/>
        </w:rPr>
        <w:t xml:space="preserve"> articles that contained the proposed key words; however, only few of these studies focused strictly on designing PM for training English teachers in the incorporation of ICT to ELT and developing their DC. Besides, these </w:t>
      </w:r>
      <w:r w:rsidRPr="00A24B52">
        <w:rPr>
          <w:rFonts w:ascii="Arial" w:eastAsia="Arial" w:hAnsi="Arial" w:cs="Arial"/>
          <w:sz w:val="24"/>
          <w:szCs w:val="24"/>
        </w:rPr>
        <w:t>articles fail at describing</w:t>
      </w:r>
      <w:r>
        <w:rPr>
          <w:rFonts w:ascii="Arial" w:eastAsia="Arial" w:hAnsi="Arial" w:cs="Arial"/>
          <w:sz w:val="24"/>
          <w:szCs w:val="24"/>
        </w:rPr>
        <w:t xml:space="preserve"> clearly what a PM or a PD is. It is taken for granted that everybody knows what they are; nevertheless, most of these proposals are not founded on solid learning approaches that support their creation, or </w:t>
      </w:r>
      <w:r w:rsidR="00DF2C5E">
        <w:rPr>
          <w:rFonts w:ascii="Arial" w:eastAsia="Arial" w:hAnsi="Arial" w:cs="Arial"/>
          <w:sz w:val="24"/>
          <w:szCs w:val="24"/>
        </w:rPr>
        <w:t>fail</w:t>
      </w:r>
      <w:r w:rsidR="00A24B52">
        <w:rPr>
          <w:rFonts w:ascii="Arial" w:eastAsia="Arial" w:hAnsi="Arial" w:cs="Arial"/>
          <w:sz w:val="24"/>
          <w:szCs w:val="24"/>
        </w:rPr>
        <w:t xml:space="preserve"> at </w:t>
      </w:r>
      <w:r>
        <w:rPr>
          <w:rFonts w:ascii="Arial" w:eastAsia="Arial" w:hAnsi="Arial" w:cs="Arial"/>
          <w:sz w:val="24"/>
          <w:szCs w:val="24"/>
        </w:rPr>
        <w:t xml:space="preserve">explaining clear didactical procedures to land the theory to the physical or virtual classroom. Most of the research studies take the TPACK as a base for the development of new models to train teachers in the use of ICT, being the technological knowledge the one that is prioritized. </w:t>
      </w:r>
    </w:p>
    <w:p w14:paraId="39E7C1E5" w14:textId="704ADF87" w:rsidR="005D72D0" w:rsidRDefault="00E958A4">
      <w:pPr>
        <w:spacing w:line="360" w:lineRule="auto"/>
        <w:ind w:left="0" w:hanging="2"/>
        <w:jc w:val="both"/>
        <w:rPr>
          <w:rFonts w:ascii="Arial" w:eastAsia="Arial" w:hAnsi="Arial" w:cs="Arial"/>
          <w:sz w:val="24"/>
          <w:szCs w:val="24"/>
        </w:rPr>
      </w:pPr>
      <w:bookmarkStart w:id="76" w:name="_Hlk122503206"/>
      <w:r>
        <w:rPr>
          <w:rFonts w:ascii="Arial" w:eastAsia="Arial" w:hAnsi="Arial" w:cs="Arial"/>
          <w:sz w:val="24"/>
          <w:szCs w:val="24"/>
        </w:rPr>
        <w:t>The selected sample for this study shows a</w:t>
      </w:r>
      <w:ins w:id="77" w:author="GONZALO CAMACHO VÁSQUEZ" w:date="2022-12-21T08:23:00Z">
        <w:r w:rsidR="00E73725">
          <w:rPr>
            <w:rFonts w:ascii="Arial" w:eastAsia="Arial" w:hAnsi="Arial" w:cs="Arial"/>
            <w:sz w:val="24"/>
            <w:szCs w:val="24"/>
          </w:rPr>
          <w:t xml:space="preserve"> 2,65</w:t>
        </w:r>
      </w:ins>
      <w:r>
        <w:rPr>
          <w:rFonts w:ascii="Arial" w:eastAsia="Arial" w:hAnsi="Arial" w:cs="Arial"/>
          <w:sz w:val="24"/>
          <w:szCs w:val="24"/>
        </w:rPr>
        <w:t xml:space="preserve"> average age, there are </w:t>
      </w:r>
      <w:ins w:id="78" w:author="GONZALO CAMACHO VÁSQUEZ" w:date="2022-12-21T08:25:00Z">
        <w:r w:rsidR="00E73725">
          <w:rPr>
            <w:rFonts w:ascii="Arial" w:eastAsia="Arial" w:hAnsi="Arial" w:cs="Arial"/>
            <w:sz w:val="24"/>
            <w:szCs w:val="24"/>
          </w:rPr>
          <w:t>141</w:t>
        </w:r>
      </w:ins>
      <w:r>
        <w:rPr>
          <w:rFonts w:ascii="Arial" w:eastAsia="Arial" w:hAnsi="Arial" w:cs="Arial"/>
          <w:sz w:val="24"/>
          <w:szCs w:val="24"/>
        </w:rPr>
        <w:t xml:space="preserve"> authors, and only </w:t>
      </w:r>
      <w:ins w:id="79" w:author="GONZALO CAMACHO VÁSQUEZ" w:date="2022-12-21T08:25:00Z">
        <w:r w:rsidR="00E73725">
          <w:rPr>
            <w:rFonts w:ascii="Arial" w:eastAsia="Arial" w:hAnsi="Arial" w:cs="Arial"/>
            <w:sz w:val="24"/>
            <w:szCs w:val="24"/>
          </w:rPr>
          <w:t>9</w:t>
        </w:r>
      </w:ins>
      <w:r>
        <w:rPr>
          <w:rFonts w:ascii="Arial" w:eastAsia="Arial" w:hAnsi="Arial" w:cs="Arial"/>
          <w:sz w:val="24"/>
          <w:szCs w:val="24"/>
        </w:rPr>
        <w:t xml:space="preserve"> articles were written by individual researchers. Spain, </w:t>
      </w:r>
      <w:proofErr w:type="spellStart"/>
      <w:r>
        <w:rPr>
          <w:rFonts w:ascii="Arial" w:eastAsia="Arial" w:hAnsi="Arial" w:cs="Arial"/>
          <w:sz w:val="24"/>
          <w:szCs w:val="24"/>
        </w:rPr>
        <w:t>Malaysia</w:t>
      </w:r>
      <w:ins w:id="80" w:author="GONZALO CAMACHO VÁSQUEZ" w:date="2022-12-21T08:26:00Z">
        <w:r w:rsidR="00E73725">
          <w:rPr>
            <w:rFonts w:ascii="Arial" w:eastAsia="Arial" w:hAnsi="Arial" w:cs="Arial"/>
            <w:sz w:val="24"/>
            <w:szCs w:val="24"/>
          </w:rPr>
          <w:t>,</w:t>
        </w:r>
      </w:ins>
      <w:del w:id="81" w:author="GONZALO CAMACHO VÁSQUEZ" w:date="2022-12-21T08:26:00Z">
        <w:r w:rsidDel="00E73725">
          <w:rPr>
            <w:rFonts w:ascii="Arial" w:eastAsia="Arial" w:hAnsi="Arial" w:cs="Arial"/>
            <w:sz w:val="24"/>
            <w:szCs w:val="24"/>
          </w:rPr>
          <w:delText xml:space="preserve"> </w:delText>
        </w:r>
      </w:del>
      <w:r>
        <w:rPr>
          <w:rFonts w:ascii="Arial" w:eastAsia="Arial" w:hAnsi="Arial" w:cs="Arial"/>
          <w:sz w:val="24"/>
          <w:szCs w:val="24"/>
        </w:rPr>
        <w:t>China</w:t>
      </w:r>
      <w:proofErr w:type="spellEnd"/>
      <w:ins w:id="82" w:author="GONZALO CAMACHO VÁSQUEZ" w:date="2022-12-21T08:26:00Z">
        <w:r w:rsidR="00E73725">
          <w:rPr>
            <w:rFonts w:ascii="Arial" w:eastAsia="Arial" w:hAnsi="Arial" w:cs="Arial"/>
            <w:sz w:val="24"/>
            <w:szCs w:val="24"/>
          </w:rPr>
          <w:t xml:space="preserve"> and </w:t>
        </w:r>
      </w:ins>
      <w:ins w:id="83" w:author="GONZALO CAMACHO VÁSQUEZ" w:date="2022-12-21T08:27:00Z">
        <w:r w:rsidR="00E73725">
          <w:rPr>
            <w:rFonts w:ascii="Arial" w:eastAsia="Arial" w:hAnsi="Arial" w:cs="Arial"/>
            <w:sz w:val="24"/>
            <w:szCs w:val="24"/>
          </w:rPr>
          <w:t>Kazakhstan</w:t>
        </w:r>
      </w:ins>
      <w:r>
        <w:rPr>
          <w:rFonts w:ascii="Arial" w:eastAsia="Arial" w:hAnsi="Arial" w:cs="Arial"/>
          <w:sz w:val="24"/>
          <w:szCs w:val="24"/>
        </w:rPr>
        <w:t xml:space="preserve"> have produced most of the articles in the target knowledge field, being Spain the one that maintains an average of 8 articles from 2018 to 2022</w:t>
      </w:r>
      <w:ins w:id="84" w:author="GONZALO CAMACHO VÁSQUEZ" w:date="2022-12-21T08:27:00Z">
        <w:r w:rsidR="00E73725">
          <w:rPr>
            <w:rFonts w:ascii="Arial" w:eastAsia="Arial" w:hAnsi="Arial" w:cs="Arial"/>
            <w:sz w:val="24"/>
            <w:szCs w:val="24"/>
          </w:rPr>
          <w:t xml:space="preserve">, and </w:t>
        </w:r>
        <w:proofErr w:type="spellStart"/>
        <w:r w:rsidR="00E73725">
          <w:rPr>
            <w:rFonts w:ascii="Arial" w:eastAsia="Arial" w:hAnsi="Arial" w:cs="Arial"/>
            <w:sz w:val="24"/>
            <w:szCs w:val="24"/>
          </w:rPr>
          <w:t>Kazahistan</w:t>
        </w:r>
      </w:ins>
      <w:proofErr w:type="spellEnd"/>
      <w:ins w:id="85" w:author="GONZALO CAMACHO VÁSQUEZ" w:date="2022-12-21T08:28:00Z">
        <w:r w:rsidR="0015446C">
          <w:rPr>
            <w:rFonts w:ascii="Arial" w:eastAsia="Arial" w:hAnsi="Arial" w:cs="Arial"/>
            <w:sz w:val="24"/>
            <w:szCs w:val="24"/>
          </w:rPr>
          <w:t xml:space="preserve"> increased its rate to 6 arti</w:t>
        </w:r>
      </w:ins>
      <w:ins w:id="86" w:author="GONZALO CAMACHO VÁSQUEZ" w:date="2022-12-21T08:29:00Z">
        <w:r w:rsidR="0015446C">
          <w:rPr>
            <w:rFonts w:ascii="Arial" w:eastAsia="Arial" w:hAnsi="Arial" w:cs="Arial"/>
            <w:sz w:val="24"/>
            <w:szCs w:val="24"/>
          </w:rPr>
          <w:t>cles in the last year</w:t>
        </w:r>
      </w:ins>
      <w:del w:id="87" w:author="GONZALO CAMACHO VÁSQUEZ" w:date="2022-12-21T08:27:00Z">
        <w:r w:rsidDel="00E73725">
          <w:rPr>
            <w:rFonts w:ascii="Arial" w:eastAsia="Arial" w:hAnsi="Arial" w:cs="Arial"/>
            <w:sz w:val="24"/>
            <w:szCs w:val="24"/>
          </w:rPr>
          <w:delText>.</w:delText>
        </w:r>
      </w:del>
    </w:p>
    <w:bookmarkEnd w:id="76"/>
    <w:p w14:paraId="0B063D8B" w14:textId="39D96DE4"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With regards to the first research question, the answer has several edges. First of all, </w:t>
      </w:r>
      <w:ins w:id="88" w:author="GONZALO CAMACHO VÁSQUEZ" w:date="2022-12-21T08:30:00Z">
        <w:r w:rsidR="0015446C">
          <w:rPr>
            <w:rFonts w:ascii="Arial" w:eastAsia="Arial" w:hAnsi="Arial" w:cs="Arial"/>
            <w:sz w:val="24"/>
            <w:szCs w:val="24"/>
          </w:rPr>
          <w:t>48</w:t>
        </w:r>
      </w:ins>
      <w:r>
        <w:rPr>
          <w:rFonts w:ascii="Arial" w:eastAsia="Arial" w:hAnsi="Arial" w:cs="Arial"/>
          <w:sz w:val="24"/>
          <w:szCs w:val="24"/>
        </w:rPr>
        <w:t xml:space="preserve"> </w:t>
      </w:r>
      <w:ins w:id="89" w:author="GONZALO CAMACHO VÁSQUEZ" w:date="2022-12-21T08:31:00Z">
        <w:r w:rsidR="0015446C">
          <w:rPr>
            <w:rFonts w:ascii="Arial" w:eastAsia="Arial" w:hAnsi="Arial" w:cs="Arial"/>
            <w:sz w:val="24"/>
            <w:szCs w:val="24"/>
          </w:rPr>
          <w:t>articles include the word model or design</w:t>
        </w:r>
      </w:ins>
      <w:r>
        <w:rPr>
          <w:rFonts w:ascii="Arial" w:eastAsia="Arial" w:hAnsi="Arial" w:cs="Arial"/>
          <w:sz w:val="24"/>
          <w:szCs w:val="24"/>
        </w:rPr>
        <w:t xml:space="preserve">. From these </w:t>
      </w:r>
      <w:ins w:id="90" w:author="GONZALO CAMACHO VÁSQUEZ" w:date="2022-12-21T08:32:00Z">
        <w:r w:rsidR="0015446C">
          <w:rPr>
            <w:rFonts w:ascii="Arial" w:eastAsia="Arial" w:hAnsi="Arial" w:cs="Arial"/>
            <w:sz w:val="24"/>
            <w:szCs w:val="24"/>
          </w:rPr>
          <w:t>48</w:t>
        </w:r>
      </w:ins>
      <w:r>
        <w:rPr>
          <w:rFonts w:ascii="Arial" w:eastAsia="Arial" w:hAnsi="Arial" w:cs="Arial"/>
          <w:sz w:val="24"/>
          <w:szCs w:val="24"/>
        </w:rPr>
        <w:t xml:space="preserve">, </w:t>
      </w:r>
      <w:ins w:id="91" w:author="GONZALO CAMACHO VÁSQUEZ" w:date="2022-12-21T08:32:00Z">
        <w:r w:rsidR="0015446C">
          <w:rPr>
            <w:rFonts w:ascii="Arial" w:eastAsia="Arial" w:hAnsi="Arial" w:cs="Arial"/>
            <w:sz w:val="24"/>
            <w:szCs w:val="24"/>
          </w:rPr>
          <w:t>27</w:t>
        </w:r>
      </w:ins>
      <w:r>
        <w:rPr>
          <w:rFonts w:ascii="Arial" w:eastAsia="Arial" w:hAnsi="Arial" w:cs="Arial"/>
          <w:sz w:val="24"/>
          <w:szCs w:val="24"/>
        </w:rPr>
        <w:t xml:space="preserve"> models have to do with the incorporation of technology to pedagogy in general, </w:t>
      </w:r>
      <w:ins w:id="92" w:author="GONZALO CAMACHO VÁSQUEZ" w:date="2022-12-21T08:33:00Z">
        <w:r w:rsidR="0015446C">
          <w:rPr>
            <w:rFonts w:ascii="Arial" w:eastAsia="Arial" w:hAnsi="Arial" w:cs="Arial"/>
            <w:sz w:val="24"/>
            <w:szCs w:val="24"/>
          </w:rPr>
          <w:t>three</w:t>
        </w:r>
      </w:ins>
      <w:r>
        <w:rPr>
          <w:rFonts w:ascii="Arial" w:eastAsia="Arial" w:hAnsi="Arial" w:cs="Arial"/>
          <w:sz w:val="24"/>
          <w:szCs w:val="24"/>
        </w:rPr>
        <w:t xml:space="preserve"> are models that develop innovation and creativity, </w:t>
      </w:r>
      <w:r w:rsidR="00527CBC">
        <w:rPr>
          <w:rFonts w:ascii="Arial" w:eastAsia="Arial" w:hAnsi="Arial" w:cs="Arial"/>
          <w:sz w:val="24"/>
          <w:szCs w:val="24"/>
        </w:rPr>
        <w:t>four</w:t>
      </w:r>
      <w:r>
        <w:rPr>
          <w:rFonts w:ascii="Arial" w:eastAsia="Arial" w:hAnsi="Arial" w:cs="Arial"/>
          <w:sz w:val="24"/>
          <w:szCs w:val="24"/>
        </w:rPr>
        <w:t xml:space="preserve"> intend to affect students or teachers’ thinking, acceptance or motivation about technology for educational purposes, and only </w:t>
      </w:r>
      <w:ins w:id="93" w:author="GONZALO CAMACHO VÁSQUEZ" w:date="2022-12-21T08:34:00Z">
        <w:r w:rsidR="0015446C">
          <w:rPr>
            <w:rFonts w:ascii="Arial" w:eastAsia="Arial" w:hAnsi="Arial" w:cs="Arial"/>
            <w:sz w:val="24"/>
            <w:szCs w:val="24"/>
          </w:rPr>
          <w:t>six</w:t>
        </w:r>
      </w:ins>
      <w:r>
        <w:rPr>
          <w:rFonts w:ascii="Arial" w:eastAsia="Arial" w:hAnsi="Arial" w:cs="Arial"/>
          <w:sz w:val="24"/>
          <w:szCs w:val="24"/>
        </w:rPr>
        <w:t xml:space="preserve"> are models for technology integration to ELT.  From these </w:t>
      </w:r>
      <w:ins w:id="94" w:author="GONZALO CAMACHO VÁSQUEZ" w:date="2022-12-21T08:34:00Z">
        <w:r w:rsidR="0015446C">
          <w:rPr>
            <w:rFonts w:ascii="Arial" w:eastAsia="Arial" w:hAnsi="Arial" w:cs="Arial"/>
            <w:sz w:val="24"/>
            <w:szCs w:val="24"/>
          </w:rPr>
          <w:t>six</w:t>
        </w:r>
      </w:ins>
      <w:r>
        <w:rPr>
          <w:rFonts w:ascii="Arial" w:eastAsia="Arial" w:hAnsi="Arial" w:cs="Arial"/>
          <w:sz w:val="24"/>
          <w:szCs w:val="24"/>
        </w:rPr>
        <w:t xml:space="preserve"> models, it is worth mentioning that the SOSE Model; although it was not initially conceived to train teachers exclusively, is interesting not only because it is founded on contemporary teaching and learning theories to develop XXI Century competencies in students, but also because it presents clear methodological and didactic procedures.</w:t>
      </w:r>
      <w:r w:rsidR="00A24B52">
        <w:rPr>
          <w:rFonts w:ascii="Arial" w:eastAsia="Arial" w:hAnsi="Arial" w:cs="Arial"/>
          <w:sz w:val="24"/>
          <w:szCs w:val="24"/>
        </w:rPr>
        <w:t xml:space="preserve"> Furthermore</w:t>
      </w:r>
      <w:r>
        <w:rPr>
          <w:rFonts w:ascii="Arial" w:eastAsia="Arial" w:hAnsi="Arial" w:cs="Arial"/>
          <w:sz w:val="24"/>
          <w:szCs w:val="24"/>
        </w:rPr>
        <w:t>, the Ecological Model targets a crucial issue in adopting technology for educational purposes, especially in not developed countries: the use of OER.</w:t>
      </w:r>
    </w:p>
    <w:p w14:paraId="0973BEB0" w14:textId="77777777" w:rsidR="005D72D0" w:rsidRDefault="005D72D0">
      <w:pPr>
        <w:spacing w:line="360" w:lineRule="auto"/>
        <w:ind w:left="0" w:hanging="2"/>
        <w:jc w:val="both"/>
        <w:rPr>
          <w:rFonts w:ascii="Arial" w:eastAsia="Arial" w:hAnsi="Arial" w:cs="Arial"/>
          <w:sz w:val="24"/>
          <w:szCs w:val="24"/>
        </w:rPr>
      </w:pPr>
    </w:p>
    <w:p w14:paraId="38671A77" w14:textId="4CC1B801"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The analysis of models </w:t>
      </w:r>
      <w:r w:rsidR="00A24B52">
        <w:rPr>
          <w:rFonts w:ascii="Arial" w:eastAsia="Arial" w:hAnsi="Arial" w:cs="Arial"/>
          <w:sz w:val="24"/>
          <w:szCs w:val="24"/>
        </w:rPr>
        <w:t>led</w:t>
      </w:r>
      <w:r>
        <w:rPr>
          <w:rFonts w:ascii="Arial" w:eastAsia="Arial" w:hAnsi="Arial" w:cs="Arial"/>
          <w:sz w:val="24"/>
          <w:szCs w:val="24"/>
        </w:rPr>
        <w:t xml:space="preserve"> the author of this study to get acquainted with other learning and teaching designs that, </w:t>
      </w:r>
      <w:r w:rsidR="00527CBC">
        <w:rPr>
          <w:rFonts w:ascii="Arial" w:eastAsia="Arial" w:hAnsi="Arial" w:cs="Arial"/>
          <w:sz w:val="24"/>
          <w:szCs w:val="24"/>
        </w:rPr>
        <w:t xml:space="preserve">despite </w:t>
      </w:r>
      <w:r>
        <w:rPr>
          <w:rFonts w:ascii="Arial" w:eastAsia="Arial" w:hAnsi="Arial" w:cs="Arial"/>
          <w:sz w:val="24"/>
          <w:szCs w:val="24"/>
        </w:rPr>
        <w:t xml:space="preserve">not being conceived exclusively for language acquisition purposes, may become valid bases in the intention of adopting them for language teachers’ training. Among these works, it is </w:t>
      </w:r>
      <w:r w:rsidR="00A24B52">
        <w:rPr>
          <w:rFonts w:ascii="Arial" w:eastAsia="Arial" w:hAnsi="Arial" w:cs="Arial"/>
          <w:sz w:val="24"/>
          <w:szCs w:val="24"/>
        </w:rPr>
        <w:t xml:space="preserve">relevant to know that </w:t>
      </w:r>
      <w:r>
        <w:rPr>
          <w:rFonts w:ascii="Arial" w:eastAsia="Arial" w:hAnsi="Arial" w:cs="Arial"/>
          <w:sz w:val="24"/>
          <w:szCs w:val="24"/>
        </w:rPr>
        <w:t xml:space="preserve">the IDDIR model that defines clear roles of the trainer and the learners in the design of TPACK- </w:t>
      </w:r>
      <w:r>
        <w:rPr>
          <w:rFonts w:ascii="Arial" w:eastAsia="Arial" w:hAnsi="Arial" w:cs="Arial"/>
          <w:sz w:val="24"/>
          <w:szCs w:val="24"/>
        </w:rPr>
        <w:lastRenderedPageBreak/>
        <w:t xml:space="preserve">based lesson plans. The SMCKI Model stands for its collaborative essence, which is one of the demands for learners in the new Century. Participants experience individual posting of ideas, interact with the members of their group (Intra group synergy) to consolidate knowledge before they move to critique in the inter group refinement. The process ends where it started: an individual reflection of own achievements through a writing activity. The use of PLEs under OER design provides insight on how to use blogs as digital tools that enables these collaborative synergies. It </w:t>
      </w:r>
      <w:r w:rsidR="004D41C2">
        <w:rPr>
          <w:rFonts w:ascii="Arial" w:eastAsia="Arial" w:hAnsi="Arial" w:cs="Arial"/>
          <w:sz w:val="24"/>
          <w:szCs w:val="24"/>
        </w:rPr>
        <w:t xml:space="preserve">should be pointed out </w:t>
      </w:r>
      <w:r>
        <w:rPr>
          <w:rFonts w:ascii="Arial" w:eastAsia="Arial" w:hAnsi="Arial" w:cs="Arial"/>
          <w:sz w:val="24"/>
          <w:szCs w:val="24"/>
        </w:rPr>
        <w:t>that the Holistic Model for the Digital World calls for linking school knowledge to the community. A teachers’ professional development proposal should include this component as a way to give sense to the construction of theoretical knowledge.</w:t>
      </w:r>
    </w:p>
    <w:p w14:paraId="666F075E" w14:textId="77777777" w:rsidR="005D72D0" w:rsidRDefault="005D72D0">
      <w:pPr>
        <w:spacing w:line="360" w:lineRule="auto"/>
        <w:ind w:left="0" w:hanging="2"/>
        <w:jc w:val="both"/>
        <w:rPr>
          <w:rFonts w:ascii="Arial" w:eastAsia="Arial" w:hAnsi="Arial" w:cs="Arial"/>
          <w:sz w:val="24"/>
          <w:szCs w:val="24"/>
        </w:rPr>
      </w:pPr>
    </w:p>
    <w:p w14:paraId="4C7A8D92" w14:textId="6E55689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In relation to the Research question 2, the models found trace general guidelines to train teachers in the use of technology based on the integration of the three T-PACK knowledge, but without defining didactic procedure for classroom instruction. The results of the study</w:t>
      </w:r>
      <w:ins w:id="95" w:author="GONZALO CAMACHO VÁSQUEZ" w:date="2022-12-21T08:37:00Z">
        <w:r w:rsidR="0015446C">
          <w:rPr>
            <w:rFonts w:ascii="Arial" w:eastAsia="Arial" w:hAnsi="Arial" w:cs="Arial"/>
            <w:sz w:val="24"/>
            <w:szCs w:val="24"/>
          </w:rPr>
          <w:t>, done in two o</w:t>
        </w:r>
      </w:ins>
      <w:ins w:id="96" w:author="GONZALO CAMACHO VÁSQUEZ" w:date="2022-12-21T08:38:00Z">
        <w:r w:rsidR="000F6C79">
          <w:rPr>
            <w:rFonts w:ascii="Arial" w:eastAsia="Arial" w:hAnsi="Arial" w:cs="Arial"/>
            <w:sz w:val="24"/>
            <w:szCs w:val="24"/>
          </w:rPr>
          <w:t>f the most reliable data bases</w:t>
        </w:r>
      </w:ins>
      <w:ins w:id="97" w:author="GONZALO CAMACHO VÁSQUEZ" w:date="2022-12-21T08:39:00Z">
        <w:r w:rsidR="000F6C79">
          <w:rPr>
            <w:rFonts w:ascii="Arial" w:eastAsia="Arial" w:hAnsi="Arial" w:cs="Arial"/>
            <w:sz w:val="24"/>
            <w:szCs w:val="24"/>
          </w:rPr>
          <w:t xml:space="preserve"> that exist</w:t>
        </w:r>
      </w:ins>
      <w:ins w:id="98" w:author="GONZALO CAMACHO VÁSQUEZ" w:date="2022-12-21T08:41:00Z">
        <w:r w:rsidR="000F6C79">
          <w:rPr>
            <w:rFonts w:ascii="Arial" w:eastAsia="Arial" w:hAnsi="Arial" w:cs="Arial"/>
            <w:sz w:val="24"/>
            <w:szCs w:val="24"/>
          </w:rPr>
          <w:t xml:space="preserve">, support the idea of </w:t>
        </w:r>
      </w:ins>
      <w:r>
        <w:rPr>
          <w:rFonts w:ascii="Arial" w:eastAsia="Arial" w:hAnsi="Arial" w:cs="Arial"/>
          <w:sz w:val="24"/>
          <w:szCs w:val="24"/>
        </w:rPr>
        <w:t xml:space="preserve">designing PM with concrete didactic strategies for remote training of English teachers in the incorporation of ICT to ELT through the use of Web tools. Specifically, it is urgent to focus on the integration of these tools to the development of language skills from a CLT perspective and with focus on local practices that respond to the problems of communities as </w:t>
      </w:r>
      <w:proofErr w:type="spellStart"/>
      <w:r>
        <w:rPr>
          <w:rFonts w:ascii="Arial" w:eastAsia="Arial" w:hAnsi="Arial" w:cs="Arial"/>
          <w:sz w:val="24"/>
          <w:szCs w:val="24"/>
        </w:rPr>
        <w:t>Kumaravadivelu</w:t>
      </w:r>
      <w:proofErr w:type="spellEnd"/>
      <w:r w:rsidR="004D41C2">
        <w:rPr>
          <w:rFonts w:ascii="Arial" w:eastAsia="Arial" w:hAnsi="Arial" w:cs="Arial"/>
          <w:sz w:val="24"/>
          <w:szCs w:val="24"/>
        </w:rPr>
        <w:t xml:space="preserve"> (1994)</w:t>
      </w:r>
      <w:r>
        <w:rPr>
          <w:rFonts w:ascii="Arial" w:eastAsia="Arial" w:hAnsi="Arial" w:cs="Arial"/>
          <w:sz w:val="24"/>
          <w:szCs w:val="24"/>
        </w:rPr>
        <w:t xml:space="preserve"> alleges. </w:t>
      </w:r>
    </w:p>
    <w:p w14:paraId="1495ED83" w14:textId="77777777" w:rsidR="005D72D0" w:rsidRDefault="005D72D0">
      <w:pPr>
        <w:spacing w:line="360" w:lineRule="auto"/>
        <w:ind w:left="0" w:hanging="2"/>
        <w:jc w:val="both"/>
        <w:rPr>
          <w:rFonts w:ascii="Arial" w:eastAsia="Arial" w:hAnsi="Arial" w:cs="Arial"/>
          <w:sz w:val="24"/>
          <w:szCs w:val="24"/>
        </w:rPr>
      </w:pPr>
    </w:p>
    <w:p w14:paraId="56C57B67"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A proposal in this line should consider the following aspects taken from the analysis of this systematic review: </w:t>
      </w:r>
    </w:p>
    <w:p w14:paraId="711BFCD3"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 A solid theoretical foundation for the learning moments as the SOSE Model presents, </w:t>
      </w:r>
    </w:p>
    <w:p w14:paraId="59BF25C2"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A follow-up procedure that keeps track of educational technology integration process using the SAMR Model as a reference.</w:t>
      </w:r>
    </w:p>
    <w:p w14:paraId="15186E1A"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Students’ knowledge processing from individual to group interaction, and from explicit to tacit knowledge (SMCKI Model) through the use of PLEs.</w:t>
      </w:r>
    </w:p>
    <w:p w14:paraId="6544A120"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 ● Teachers’ beliefs, disposition and motivation as context’s issues (Ecological Model) </w:t>
      </w:r>
    </w:p>
    <w:p w14:paraId="14E645FC"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Multimedia web-available resources (Internet Ecological Teaching Model).</w:t>
      </w:r>
    </w:p>
    <w:p w14:paraId="6117839A" w14:textId="77777777"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Family relations and students’ background to foster social commitment (Holistic Model for the Digital World)</w:t>
      </w:r>
    </w:p>
    <w:p w14:paraId="5E20877B" w14:textId="77777777" w:rsidR="005D72D0" w:rsidRDefault="005D72D0">
      <w:pPr>
        <w:pBdr>
          <w:top w:val="nil"/>
          <w:left w:val="nil"/>
          <w:bottom w:val="nil"/>
          <w:right w:val="nil"/>
          <w:between w:val="nil"/>
        </w:pBdr>
        <w:spacing w:line="360" w:lineRule="auto"/>
        <w:ind w:left="0" w:hanging="2"/>
        <w:jc w:val="both"/>
        <w:rPr>
          <w:rFonts w:ascii="Arial" w:eastAsia="Arial" w:hAnsi="Arial" w:cs="Arial"/>
          <w:color w:val="000000"/>
          <w:sz w:val="24"/>
          <w:szCs w:val="24"/>
        </w:rPr>
      </w:pPr>
    </w:p>
    <w:p w14:paraId="20FA600A" w14:textId="624DA6FA" w:rsidR="005D72D0" w:rsidRDefault="00E958A4">
      <w:pPr>
        <w:pBdr>
          <w:top w:val="nil"/>
          <w:left w:val="nil"/>
          <w:bottom w:val="nil"/>
          <w:right w:val="nil"/>
          <w:between w:val="nil"/>
        </w:pBdr>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Finally, some limitations of the study were that the WOB </w:t>
      </w:r>
      <w:ins w:id="99" w:author="GONZALO CAMACHO VÁSQUEZ" w:date="2022-12-21T08:35:00Z">
        <w:r w:rsidR="0015446C">
          <w:rPr>
            <w:rFonts w:ascii="Arial" w:eastAsia="Arial" w:hAnsi="Arial" w:cs="Arial"/>
            <w:color w:val="000000"/>
            <w:sz w:val="24"/>
            <w:szCs w:val="24"/>
          </w:rPr>
          <w:t xml:space="preserve">and Scopus </w:t>
        </w:r>
      </w:ins>
      <w:r>
        <w:rPr>
          <w:rFonts w:ascii="Arial" w:eastAsia="Arial" w:hAnsi="Arial" w:cs="Arial"/>
          <w:color w:val="000000"/>
          <w:sz w:val="24"/>
          <w:szCs w:val="24"/>
        </w:rPr>
        <w:t xml:space="preserve">Searching was time-consuming since there is </w:t>
      </w:r>
      <w:r>
        <w:rPr>
          <w:rFonts w:ascii="Arial" w:eastAsia="Arial" w:hAnsi="Arial" w:cs="Arial"/>
          <w:sz w:val="24"/>
          <w:szCs w:val="24"/>
        </w:rPr>
        <w:t>no appropriate</w:t>
      </w:r>
      <w:r>
        <w:rPr>
          <w:rFonts w:ascii="Arial" w:eastAsia="Arial" w:hAnsi="Arial" w:cs="Arial"/>
          <w:color w:val="000000"/>
          <w:sz w:val="24"/>
          <w:szCs w:val="24"/>
        </w:rPr>
        <w:t xml:space="preserve"> software that </w:t>
      </w:r>
      <w:r>
        <w:rPr>
          <w:rFonts w:ascii="Arial" w:eastAsia="Arial" w:hAnsi="Arial" w:cs="Arial"/>
          <w:sz w:val="24"/>
          <w:szCs w:val="24"/>
        </w:rPr>
        <w:t>helps</w:t>
      </w:r>
      <w:r>
        <w:rPr>
          <w:rFonts w:ascii="Arial" w:eastAsia="Arial" w:hAnsi="Arial" w:cs="Arial"/>
          <w:color w:val="000000"/>
          <w:sz w:val="24"/>
          <w:szCs w:val="24"/>
        </w:rPr>
        <w:t xml:space="preserve"> processing all the data at the same time. </w:t>
      </w:r>
      <w:proofErr w:type="spellStart"/>
      <w:r>
        <w:rPr>
          <w:rFonts w:ascii="Arial" w:eastAsia="Arial" w:hAnsi="Arial" w:cs="Arial"/>
          <w:color w:val="000000"/>
          <w:sz w:val="24"/>
          <w:szCs w:val="24"/>
        </w:rPr>
        <w:t>Bibliometrix</w:t>
      </w:r>
      <w:proofErr w:type="spellEnd"/>
      <w:r>
        <w:rPr>
          <w:rFonts w:ascii="Arial" w:eastAsia="Arial" w:hAnsi="Arial" w:cs="Arial"/>
          <w:color w:val="000000"/>
          <w:sz w:val="24"/>
          <w:szCs w:val="24"/>
        </w:rPr>
        <w:t xml:space="preserve"> only accepts groups of 500 publications to be exported. Considering the concept of PM elucidated in the current analysis, only some of these works detail learning sequences, strategies, techniques, resources and procedures that identify them as such.</w:t>
      </w:r>
    </w:p>
    <w:p w14:paraId="404317C1" w14:textId="77777777" w:rsidR="005D72D0" w:rsidRDefault="005D72D0">
      <w:pPr>
        <w:spacing w:line="360" w:lineRule="auto"/>
        <w:ind w:left="0" w:hanging="2"/>
        <w:jc w:val="both"/>
        <w:rPr>
          <w:rFonts w:ascii="Arial" w:eastAsia="Arial" w:hAnsi="Arial" w:cs="Arial"/>
          <w:sz w:val="24"/>
          <w:szCs w:val="24"/>
        </w:rPr>
      </w:pPr>
    </w:p>
    <w:p w14:paraId="68F322D3" w14:textId="77777777" w:rsidR="005D72D0" w:rsidRDefault="00E958A4">
      <w:pPr>
        <w:shd w:val="clear" w:color="auto" w:fill="FFFFFF"/>
        <w:spacing w:line="360" w:lineRule="auto"/>
        <w:ind w:left="0" w:hanging="2"/>
        <w:jc w:val="both"/>
        <w:rPr>
          <w:rFonts w:ascii="Arial" w:eastAsia="Arial" w:hAnsi="Arial" w:cs="Arial"/>
          <w:b/>
          <w:sz w:val="24"/>
          <w:szCs w:val="24"/>
        </w:rPr>
      </w:pPr>
      <w:r>
        <w:rPr>
          <w:rFonts w:ascii="Arial" w:eastAsia="Arial" w:hAnsi="Arial" w:cs="Arial"/>
          <w:b/>
          <w:sz w:val="24"/>
          <w:szCs w:val="24"/>
        </w:rPr>
        <w:t>REFERENCES</w:t>
      </w:r>
    </w:p>
    <w:p w14:paraId="528BDF14" w14:textId="77777777" w:rsidR="005D72D0" w:rsidRDefault="005D72D0">
      <w:pPr>
        <w:shd w:val="clear" w:color="auto" w:fill="FFFFFF"/>
        <w:spacing w:line="360" w:lineRule="auto"/>
        <w:ind w:left="0" w:hanging="2"/>
        <w:jc w:val="both"/>
        <w:rPr>
          <w:rFonts w:ascii="Arial" w:eastAsia="Arial" w:hAnsi="Arial" w:cs="Arial"/>
          <w:sz w:val="24"/>
          <w:szCs w:val="24"/>
        </w:rPr>
      </w:pPr>
    </w:p>
    <w:p w14:paraId="5AF9E7B8" w14:textId="0AFAD88F" w:rsidR="005D72D0" w:rsidRDefault="00E958A4">
      <w:pPr>
        <w:shd w:val="clear" w:color="auto" w:fill="FFFFFF"/>
        <w:spacing w:line="360" w:lineRule="auto"/>
        <w:ind w:left="0" w:hanging="2"/>
        <w:jc w:val="both"/>
        <w:rPr>
          <w:rFonts w:ascii="Arial" w:eastAsia="Arial" w:hAnsi="Arial" w:cs="Arial"/>
          <w:color w:val="0000FF"/>
          <w:sz w:val="24"/>
          <w:szCs w:val="24"/>
          <w:u w:val="single"/>
        </w:rPr>
      </w:pPr>
      <w:proofErr w:type="spellStart"/>
      <w:r>
        <w:rPr>
          <w:rFonts w:ascii="Arial" w:eastAsia="Arial" w:hAnsi="Arial" w:cs="Arial"/>
          <w:sz w:val="24"/>
          <w:szCs w:val="24"/>
        </w:rPr>
        <w:t>Agélii</w:t>
      </w:r>
      <w:proofErr w:type="spellEnd"/>
      <w:r>
        <w:rPr>
          <w:rFonts w:ascii="Arial" w:eastAsia="Arial" w:hAnsi="Arial" w:cs="Arial"/>
          <w:sz w:val="24"/>
          <w:szCs w:val="24"/>
        </w:rPr>
        <w:t xml:space="preserve"> G, A., Gronlund, Å.,</w:t>
      </w:r>
      <w:r w:rsidR="005A0C11">
        <w:rPr>
          <w:rFonts w:ascii="Arial" w:eastAsia="Arial" w:hAnsi="Arial" w:cs="Arial"/>
          <w:sz w:val="24"/>
          <w:szCs w:val="24"/>
        </w:rPr>
        <w:t xml:space="preserve"> &amp;</w:t>
      </w:r>
      <w:r>
        <w:rPr>
          <w:rFonts w:ascii="Arial" w:eastAsia="Arial" w:hAnsi="Arial" w:cs="Arial"/>
          <w:sz w:val="24"/>
          <w:szCs w:val="24"/>
        </w:rPr>
        <w:t xml:space="preserve"> </w:t>
      </w:r>
      <w:proofErr w:type="spellStart"/>
      <w:r>
        <w:rPr>
          <w:rFonts w:ascii="Arial" w:eastAsia="Arial" w:hAnsi="Arial" w:cs="Arial"/>
          <w:sz w:val="24"/>
          <w:szCs w:val="24"/>
        </w:rPr>
        <w:t>Viberg</w:t>
      </w:r>
      <w:proofErr w:type="spellEnd"/>
      <w:r>
        <w:rPr>
          <w:rFonts w:ascii="Arial" w:eastAsia="Arial" w:hAnsi="Arial" w:cs="Arial"/>
          <w:sz w:val="24"/>
          <w:szCs w:val="24"/>
        </w:rPr>
        <w:t>, O. (2019). Disseminating digital innovation in school – leading second-order educational change. </w:t>
      </w:r>
      <w:r>
        <w:rPr>
          <w:rFonts w:ascii="Arial" w:eastAsia="Arial" w:hAnsi="Arial" w:cs="Arial"/>
          <w:i/>
          <w:sz w:val="24"/>
          <w:szCs w:val="24"/>
        </w:rPr>
        <w:t>Educ Inf Technol</w:t>
      </w:r>
      <w:r>
        <w:rPr>
          <w:rFonts w:ascii="Arial" w:eastAsia="Arial" w:hAnsi="Arial" w:cs="Arial"/>
          <w:sz w:val="24"/>
          <w:szCs w:val="24"/>
        </w:rPr>
        <w:t xml:space="preserve"> 24, 3021–3039 </w:t>
      </w:r>
      <w:hyperlink r:id="rId19">
        <w:r>
          <w:rPr>
            <w:rFonts w:ascii="Arial" w:eastAsia="Arial" w:hAnsi="Arial" w:cs="Arial"/>
            <w:color w:val="0000FF"/>
            <w:sz w:val="24"/>
            <w:szCs w:val="24"/>
            <w:u w:val="single"/>
          </w:rPr>
          <w:t>https://doi.org/10.1007/s10639-019-09908-0</w:t>
        </w:r>
      </w:hyperlink>
    </w:p>
    <w:p w14:paraId="403B556F" w14:textId="7E1E01F5" w:rsidR="005D72D0" w:rsidDel="00E000DB" w:rsidRDefault="00E958A4">
      <w:pPr>
        <w:shd w:val="clear" w:color="auto" w:fill="FFFFFF"/>
        <w:spacing w:line="360" w:lineRule="auto"/>
        <w:ind w:left="0" w:hanging="2"/>
        <w:jc w:val="both"/>
        <w:rPr>
          <w:del w:id="100" w:author="GONZALO CAMACHO VÁSQUEZ" w:date="2022-12-20T14:59:00Z"/>
          <w:rFonts w:ascii="Arial" w:eastAsia="Arial" w:hAnsi="Arial" w:cs="Arial"/>
          <w:sz w:val="24"/>
          <w:szCs w:val="24"/>
        </w:rPr>
      </w:pPr>
      <w:del w:id="101" w:author="GONZALO CAMACHO VÁSQUEZ" w:date="2022-12-20T14:59:00Z">
        <w:r w:rsidDel="00E000DB">
          <w:rPr>
            <w:rFonts w:ascii="Arial" w:eastAsia="Arial" w:hAnsi="Arial" w:cs="Arial"/>
            <w:sz w:val="24"/>
            <w:szCs w:val="24"/>
          </w:rPr>
          <w:delText>Alberto A. P., Cattaneo, F., De Jong, J. L. Ramos, S., Pedaste M., Leijen A., Evi-Colombo A., Monginho R., Bent M., Velasquez-Godinez E.,</w:delText>
        </w:r>
        <w:r w:rsidR="005A0C11" w:rsidDel="00E000DB">
          <w:rPr>
            <w:rFonts w:ascii="Arial" w:eastAsia="Arial" w:hAnsi="Arial" w:cs="Arial"/>
            <w:sz w:val="24"/>
            <w:szCs w:val="24"/>
          </w:rPr>
          <w:delText xml:space="preserve"> &amp;</w:delText>
        </w:r>
        <w:r w:rsidDel="00E000DB">
          <w:rPr>
            <w:rFonts w:ascii="Arial" w:eastAsia="Arial" w:hAnsi="Arial" w:cs="Arial"/>
            <w:sz w:val="24"/>
            <w:szCs w:val="24"/>
          </w:rPr>
          <w:delText xml:space="preserve"> Van Steenbergen R. (2022) Video-based collaborative learning: a pedagogical model and instructional design tool emerging from an international multiple case study, </w:delText>
        </w:r>
        <w:r w:rsidDel="00E000DB">
          <w:rPr>
            <w:rFonts w:ascii="Arial" w:eastAsia="Arial" w:hAnsi="Arial" w:cs="Arial"/>
            <w:i/>
            <w:sz w:val="24"/>
            <w:szCs w:val="24"/>
          </w:rPr>
          <w:delText>European Journal of Teacher Education</w:delText>
        </w:r>
        <w:r w:rsidDel="00E000DB">
          <w:rPr>
            <w:rFonts w:ascii="Arial" w:eastAsia="Arial" w:hAnsi="Arial" w:cs="Arial"/>
            <w:sz w:val="24"/>
            <w:szCs w:val="24"/>
          </w:rPr>
          <w:delText>, DOI: 10.1080/02619768.2022.2086859</w:delText>
        </w:r>
      </w:del>
    </w:p>
    <w:p w14:paraId="3F496A20" w14:textId="2E1573C8" w:rsidR="005D72D0" w:rsidRDefault="00E958A4">
      <w:pPr>
        <w:shd w:val="clear" w:color="auto" w:fill="FFFFFF"/>
        <w:spacing w:line="360" w:lineRule="auto"/>
        <w:ind w:left="0" w:hanging="2"/>
        <w:jc w:val="both"/>
        <w:rPr>
          <w:rFonts w:ascii="Arial" w:eastAsia="Arial" w:hAnsi="Arial" w:cs="Arial"/>
          <w:sz w:val="24"/>
          <w:szCs w:val="24"/>
          <w:highlight w:val="white"/>
        </w:rPr>
      </w:pPr>
      <w:r>
        <w:rPr>
          <w:rFonts w:ascii="Arial" w:eastAsia="Arial" w:hAnsi="Arial" w:cs="Arial"/>
          <w:sz w:val="24"/>
          <w:szCs w:val="24"/>
          <w:highlight w:val="white"/>
        </w:rPr>
        <w:t>Behar, P. (2011). Constructing Pedagogical Models For E-learning. </w:t>
      </w:r>
      <w:r>
        <w:rPr>
          <w:rFonts w:ascii="Arial" w:eastAsia="Arial" w:hAnsi="Arial" w:cs="Arial"/>
          <w:i/>
          <w:sz w:val="24"/>
          <w:szCs w:val="24"/>
          <w:highlight w:val="white"/>
        </w:rPr>
        <w:t>International Journal of Advanced Corporate Learning (</w:t>
      </w:r>
      <w:proofErr w:type="spellStart"/>
      <w:r>
        <w:rPr>
          <w:rFonts w:ascii="Arial" w:eastAsia="Arial" w:hAnsi="Arial" w:cs="Arial"/>
          <w:i/>
          <w:sz w:val="24"/>
          <w:szCs w:val="24"/>
          <w:highlight w:val="white"/>
        </w:rPr>
        <w:t>iJAC</w:t>
      </w:r>
      <w:proofErr w:type="spellEnd"/>
      <w:r>
        <w:rPr>
          <w:rFonts w:ascii="Arial" w:eastAsia="Arial" w:hAnsi="Arial" w:cs="Arial"/>
          <w:i/>
          <w:sz w:val="24"/>
          <w:szCs w:val="24"/>
          <w:highlight w:val="white"/>
        </w:rPr>
        <w:t>), 4</w:t>
      </w:r>
      <w:r>
        <w:rPr>
          <w:rFonts w:ascii="Arial" w:eastAsia="Arial" w:hAnsi="Arial" w:cs="Arial"/>
          <w:sz w:val="24"/>
          <w:szCs w:val="24"/>
          <w:highlight w:val="white"/>
        </w:rPr>
        <w:t>(3), 16-22. Kassel University Press GmbH. Retrieved August 5, 2022 from </w:t>
      </w:r>
      <w:hyperlink r:id="rId20">
        <w:r>
          <w:rPr>
            <w:rFonts w:ascii="Arial" w:eastAsia="Arial" w:hAnsi="Arial" w:cs="Arial"/>
            <w:sz w:val="24"/>
            <w:szCs w:val="24"/>
            <w:u w:val="single"/>
          </w:rPr>
          <w:t>https://www.learntechlib.org/p/45571/</w:t>
        </w:r>
      </w:hyperlink>
      <w:r>
        <w:rPr>
          <w:rFonts w:ascii="Arial" w:eastAsia="Arial" w:hAnsi="Arial" w:cs="Arial"/>
          <w:sz w:val="24"/>
          <w:szCs w:val="24"/>
          <w:highlight w:val="white"/>
        </w:rPr>
        <w:t>.</w:t>
      </w:r>
    </w:p>
    <w:p w14:paraId="7E792F8E" w14:textId="2091C8D1" w:rsidR="005D72D0" w:rsidRDefault="00E958A4">
      <w:pPr>
        <w:shd w:val="clear" w:color="auto" w:fill="FFFFFF"/>
        <w:spacing w:line="360" w:lineRule="auto"/>
        <w:ind w:left="0" w:hanging="2"/>
        <w:jc w:val="both"/>
        <w:rPr>
          <w:rFonts w:ascii="Arial" w:eastAsia="Arial" w:hAnsi="Arial" w:cs="Arial"/>
          <w:color w:val="222222"/>
          <w:sz w:val="24"/>
          <w:szCs w:val="24"/>
          <w:highlight w:val="white"/>
          <w:lang w:val="es-CO"/>
        </w:rPr>
      </w:pPr>
      <w:r w:rsidRPr="00EF36CF">
        <w:rPr>
          <w:rFonts w:ascii="Arial" w:eastAsia="Arial" w:hAnsi="Arial" w:cs="Arial"/>
          <w:color w:val="222222"/>
          <w:sz w:val="24"/>
          <w:szCs w:val="24"/>
          <w:highlight w:val="white"/>
        </w:rPr>
        <w:t xml:space="preserve">de </w:t>
      </w:r>
      <w:proofErr w:type="spellStart"/>
      <w:r w:rsidRPr="00EF36CF">
        <w:rPr>
          <w:rFonts w:ascii="Arial" w:eastAsia="Arial" w:hAnsi="Arial" w:cs="Arial"/>
          <w:color w:val="222222"/>
          <w:sz w:val="24"/>
          <w:szCs w:val="24"/>
          <w:highlight w:val="white"/>
        </w:rPr>
        <w:t>Brabander</w:t>
      </w:r>
      <w:proofErr w:type="spellEnd"/>
      <w:r w:rsidRPr="00EF36CF">
        <w:rPr>
          <w:rFonts w:ascii="Arial" w:eastAsia="Arial" w:hAnsi="Arial" w:cs="Arial"/>
          <w:color w:val="222222"/>
          <w:sz w:val="24"/>
          <w:szCs w:val="24"/>
          <w:highlight w:val="white"/>
        </w:rPr>
        <w:t xml:space="preserve">, C. &amp; Glastra, F. (2021). </w:t>
      </w:r>
      <w:r>
        <w:rPr>
          <w:rFonts w:ascii="Arial" w:eastAsia="Arial" w:hAnsi="Arial" w:cs="Arial"/>
          <w:color w:val="222222"/>
          <w:sz w:val="24"/>
          <w:szCs w:val="24"/>
          <w:highlight w:val="white"/>
        </w:rPr>
        <w:t xml:space="preserve">The unified model of task-specific motivation and teachers’ motivation to learn about teaching and learning supportive modes of ICT use. </w:t>
      </w:r>
      <w:proofErr w:type="spellStart"/>
      <w:r w:rsidRPr="005367A9">
        <w:rPr>
          <w:rFonts w:ascii="Arial" w:eastAsia="Arial" w:hAnsi="Arial" w:cs="Arial"/>
          <w:i/>
          <w:color w:val="222222"/>
          <w:sz w:val="24"/>
          <w:szCs w:val="24"/>
          <w:highlight w:val="white"/>
          <w:lang w:val="es-CO"/>
        </w:rPr>
        <w:t>Education</w:t>
      </w:r>
      <w:proofErr w:type="spellEnd"/>
      <w:r w:rsidRPr="005367A9">
        <w:rPr>
          <w:rFonts w:ascii="Arial" w:eastAsia="Arial" w:hAnsi="Arial" w:cs="Arial"/>
          <w:i/>
          <w:color w:val="222222"/>
          <w:sz w:val="24"/>
          <w:szCs w:val="24"/>
          <w:highlight w:val="white"/>
          <w:lang w:val="es-CO"/>
        </w:rPr>
        <w:t xml:space="preserve"> and </w:t>
      </w:r>
      <w:proofErr w:type="spellStart"/>
      <w:r w:rsidRPr="005367A9">
        <w:rPr>
          <w:rFonts w:ascii="Arial" w:eastAsia="Arial" w:hAnsi="Arial" w:cs="Arial"/>
          <w:i/>
          <w:color w:val="222222"/>
          <w:sz w:val="24"/>
          <w:szCs w:val="24"/>
          <w:highlight w:val="white"/>
          <w:lang w:val="es-CO"/>
        </w:rPr>
        <w:t>Information</w:t>
      </w:r>
      <w:proofErr w:type="spellEnd"/>
      <w:r w:rsidRPr="005367A9">
        <w:rPr>
          <w:rFonts w:ascii="Arial" w:eastAsia="Arial" w:hAnsi="Arial" w:cs="Arial"/>
          <w:i/>
          <w:color w:val="222222"/>
          <w:sz w:val="24"/>
          <w:szCs w:val="24"/>
          <w:highlight w:val="white"/>
          <w:lang w:val="es-CO"/>
        </w:rPr>
        <w:t xml:space="preserve"> Technologies</w:t>
      </w:r>
      <w:r w:rsidRPr="005367A9">
        <w:rPr>
          <w:rFonts w:ascii="Arial" w:eastAsia="Arial" w:hAnsi="Arial" w:cs="Arial"/>
          <w:color w:val="222222"/>
          <w:sz w:val="24"/>
          <w:szCs w:val="24"/>
          <w:highlight w:val="white"/>
          <w:lang w:val="es-CO"/>
        </w:rPr>
        <w:t>. 26. 10.1007/s10639-020-10256-7.</w:t>
      </w:r>
    </w:p>
    <w:p w14:paraId="5D870CF4" w14:textId="77777777" w:rsidR="00527CBC" w:rsidRPr="005367A9" w:rsidRDefault="00527CBC" w:rsidP="00527CBC">
      <w:pPr>
        <w:shd w:val="clear" w:color="auto" w:fill="FFFFFF"/>
        <w:spacing w:line="360" w:lineRule="auto"/>
        <w:ind w:left="0" w:hanging="2"/>
        <w:jc w:val="both"/>
        <w:rPr>
          <w:rFonts w:ascii="Arial" w:eastAsia="Arial" w:hAnsi="Arial" w:cs="Arial"/>
          <w:sz w:val="24"/>
          <w:szCs w:val="24"/>
          <w:lang w:val="es-CO"/>
        </w:rPr>
      </w:pPr>
      <w:r w:rsidRPr="005367A9">
        <w:rPr>
          <w:rFonts w:ascii="Arial" w:eastAsia="Arial" w:hAnsi="Arial" w:cs="Arial"/>
          <w:sz w:val="24"/>
          <w:szCs w:val="24"/>
          <w:lang w:val="es-CO"/>
        </w:rPr>
        <w:t xml:space="preserve">Cabero-Almenara, J., </w:t>
      </w:r>
      <w:proofErr w:type="gramStart"/>
      <w:r w:rsidRPr="005367A9">
        <w:rPr>
          <w:rFonts w:ascii="Arial" w:eastAsia="Arial" w:hAnsi="Arial" w:cs="Arial"/>
          <w:sz w:val="24"/>
          <w:szCs w:val="24"/>
          <w:lang w:val="es-CO"/>
        </w:rPr>
        <w:t>Gallego</w:t>
      </w:r>
      <w:proofErr w:type="gramEnd"/>
      <w:r w:rsidRPr="005367A9">
        <w:rPr>
          <w:rFonts w:ascii="Arial" w:eastAsia="Arial" w:hAnsi="Arial" w:cs="Arial"/>
          <w:sz w:val="24"/>
          <w:szCs w:val="24"/>
          <w:lang w:val="es-CO"/>
        </w:rPr>
        <w:t xml:space="preserve">-Pérez, O., Puentes Puente, Á., Jiménez Rosa, T. (2018). La “Aceptación de la Tecnología de la Formación Virtual” y su relación con   la   capacitación   docente   en   docencia   virtual. </w:t>
      </w:r>
      <w:r w:rsidRPr="005367A9">
        <w:rPr>
          <w:rFonts w:ascii="Arial" w:eastAsia="Arial" w:hAnsi="Arial" w:cs="Arial"/>
          <w:i/>
          <w:sz w:val="24"/>
          <w:szCs w:val="24"/>
          <w:lang w:val="es-CO"/>
        </w:rPr>
        <w:t>EDMETIC, Revista   de Educación Mediática y TIC</w:t>
      </w:r>
      <w:r w:rsidRPr="005367A9">
        <w:rPr>
          <w:rFonts w:ascii="Arial" w:eastAsia="Arial" w:hAnsi="Arial" w:cs="Arial"/>
          <w:sz w:val="24"/>
          <w:szCs w:val="24"/>
          <w:lang w:val="es-CO"/>
        </w:rPr>
        <w:t xml:space="preserve">, 7(1), 225-241, </w:t>
      </w:r>
      <w:proofErr w:type="spellStart"/>
      <w:r w:rsidRPr="005367A9">
        <w:rPr>
          <w:rFonts w:ascii="Arial" w:eastAsia="Arial" w:hAnsi="Arial" w:cs="Arial"/>
          <w:sz w:val="24"/>
          <w:szCs w:val="24"/>
          <w:lang w:val="es-CO"/>
        </w:rPr>
        <w:t>doi</w:t>
      </w:r>
      <w:proofErr w:type="spellEnd"/>
      <w:r w:rsidRPr="005367A9">
        <w:rPr>
          <w:rFonts w:ascii="Arial" w:eastAsia="Arial" w:hAnsi="Arial" w:cs="Arial"/>
          <w:sz w:val="24"/>
          <w:szCs w:val="24"/>
          <w:lang w:val="es-CO"/>
        </w:rPr>
        <w:t xml:space="preserve">: </w:t>
      </w:r>
      <w:r w:rsidR="00000000">
        <w:fldChar w:fldCharType="begin"/>
      </w:r>
      <w:r w:rsidR="00000000" w:rsidRPr="00EF36CF">
        <w:rPr>
          <w:lang w:val="es-CO"/>
          <w:rPrChange w:id="102" w:author="GONZALO CAMACHO VASQUEZ" w:date="2023-06-02T15:40:00Z">
            <w:rPr/>
          </w:rPrChange>
        </w:rPr>
        <w:instrText>HYPERLINK "https://doi.org/10.21071/edmetic.v7i1.10028" \h</w:instrText>
      </w:r>
      <w:r w:rsidR="00000000">
        <w:fldChar w:fldCharType="separate"/>
      </w:r>
      <w:r w:rsidRPr="005367A9">
        <w:rPr>
          <w:rFonts w:ascii="Arial" w:eastAsia="Arial" w:hAnsi="Arial" w:cs="Arial"/>
          <w:color w:val="0000FF"/>
          <w:sz w:val="24"/>
          <w:szCs w:val="24"/>
          <w:u w:val="single"/>
          <w:lang w:val="es-CO"/>
        </w:rPr>
        <w:t>https://doi.org/10.21071/edmetic.v7i1.10028</w:t>
      </w:r>
      <w:r w:rsidR="00000000">
        <w:rPr>
          <w:rFonts w:ascii="Arial" w:eastAsia="Arial" w:hAnsi="Arial" w:cs="Arial"/>
          <w:color w:val="0000FF"/>
          <w:sz w:val="24"/>
          <w:szCs w:val="24"/>
          <w:u w:val="single"/>
          <w:lang w:val="es-CO"/>
        </w:rPr>
        <w:fldChar w:fldCharType="end"/>
      </w:r>
    </w:p>
    <w:p w14:paraId="5F9510A6" w14:textId="32E1FD1F" w:rsidR="005D72D0" w:rsidRDefault="00E958A4">
      <w:pPr>
        <w:shd w:val="clear" w:color="auto" w:fill="FFFFFF"/>
        <w:spacing w:line="360" w:lineRule="auto"/>
        <w:ind w:left="0" w:hanging="2"/>
        <w:jc w:val="both"/>
        <w:rPr>
          <w:rFonts w:ascii="Arial" w:eastAsia="Arial" w:hAnsi="Arial" w:cs="Arial"/>
          <w:color w:val="0000FF"/>
          <w:sz w:val="24"/>
          <w:szCs w:val="24"/>
          <w:u w:val="single"/>
          <w:lang w:val="es-CO"/>
        </w:rPr>
      </w:pPr>
      <w:r w:rsidRPr="005367A9">
        <w:rPr>
          <w:rFonts w:ascii="Arial" w:eastAsia="Arial" w:hAnsi="Arial" w:cs="Arial"/>
          <w:sz w:val="24"/>
          <w:szCs w:val="24"/>
          <w:lang w:val="es-CO"/>
        </w:rPr>
        <w:t xml:space="preserve">Cabero-Almenara, J., </w:t>
      </w:r>
      <w:r w:rsidR="005A0C11">
        <w:rPr>
          <w:rFonts w:ascii="Arial" w:eastAsia="Arial" w:hAnsi="Arial" w:cs="Arial"/>
          <w:sz w:val="24"/>
          <w:szCs w:val="24"/>
          <w:lang w:val="es-CO"/>
        </w:rPr>
        <w:t>&amp;</w:t>
      </w:r>
      <w:r w:rsidRPr="005367A9">
        <w:rPr>
          <w:rFonts w:ascii="Arial" w:eastAsia="Arial" w:hAnsi="Arial" w:cs="Arial"/>
          <w:sz w:val="24"/>
          <w:szCs w:val="24"/>
          <w:lang w:val="es-CO"/>
        </w:rPr>
        <w:t xml:space="preserve"> Palacios-Rodríguez, A. (2020). Marco Europeo de Competencia Digital Docente «</w:t>
      </w:r>
      <w:proofErr w:type="spellStart"/>
      <w:r w:rsidRPr="005367A9">
        <w:rPr>
          <w:rFonts w:ascii="Arial" w:eastAsia="Arial" w:hAnsi="Arial" w:cs="Arial"/>
          <w:sz w:val="24"/>
          <w:szCs w:val="24"/>
          <w:lang w:val="es-CO"/>
        </w:rPr>
        <w:t>DigCompEdu</w:t>
      </w:r>
      <w:proofErr w:type="spellEnd"/>
      <w:r w:rsidRPr="005367A9">
        <w:rPr>
          <w:rFonts w:ascii="Arial" w:eastAsia="Arial" w:hAnsi="Arial" w:cs="Arial"/>
          <w:sz w:val="24"/>
          <w:szCs w:val="24"/>
          <w:lang w:val="es-CO"/>
        </w:rPr>
        <w:t>» y cuestionario «</w:t>
      </w:r>
      <w:proofErr w:type="spellStart"/>
      <w:r w:rsidRPr="005367A9">
        <w:rPr>
          <w:rFonts w:ascii="Arial" w:eastAsia="Arial" w:hAnsi="Arial" w:cs="Arial"/>
          <w:sz w:val="24"/>
          <w:szCs w:val="24"/>
          <w:lang w:val="es-CO"/>
        </w:rPr>
        <w:t>DigCompEdu</w:t>
      </w:r>
      <w:proofErr w:type="spellEnd"/>
      <w:r w:rsidRPr="005367A9">
        <w:rPr>
          <w:rFonts w:ascii="Arial" w:eastAsia="Arial" w:hAnsi="Arial" w:cs="Arial"/>
          <w:sz w:val="24"/>
          <w:szCs w:val="24"/>
          <w:lang w:val="es-CO"/>
        </w:rPr>
        <w:t xml:space="preserve"> </w:t>
      </w:r>
      <w:proofErr w:type="spellStart"/>
      <w:r w:rsidRPr="005367A9">
        <w:rPr>
          <w:rFonts w:ascii="Arial" w:eastAsia="Arial" w:hAnsi="Arial" w:cs="Arial"/>
          <w:sz w:val="24"/>
          <w:szCs w:val="24"/>
          <w:lang w:val="es-CO"/>
        </w:rPr>
        <w:t>Check</w:t>
      </w:r>
      <w:proofErr w:type="spellEnd"/>
      <w:r w:rsidRPr="005367A9">
        <w:rPr>
          <w:rFonts w:ascii="Arial" w:eastAsia="Arial" w:hAnsi="Arial" w:cs="Arial"/>
          <w:sz w:val="24"/>
          <w:szCs w:val="24"/>
          <w:lang w:val="es-CO"/>
        </w:rPr>
        <w:t xml:space="preserve">-In». </w:t>
      </w:r>
      <w:r w:rsidRPr="005367A9">
        <w:rPr>
          <w:rFonts w:ascii="Arial" w:eastAsia="Arial" w:hAnsi="Arial" w:cs="Arial"/>
          <w:i/>
          <w:sz w:val="24"/>
          <w:szCs w:val="24"/>
          <w:lang w:val="es-CO"/>
        </w:rPr>
        <w:t>EDMETIC, Revista de Educación Mediática y TIC</w:t>
      </w:r>
      <w:r w:rsidRPr="005367A9">
        <w:rPr>
          <w:rFonts w:ascii="Arial" w:eastAsia="Arial" w:hAnsi="Arial" w:cs="Arial"/>
          <w:sz w:val="24"/>
          <w:szCs w:val="24"/>
          <w:lang w:val="es-CO"/>
        </w:rPr>
        <w:t xml:space="preserve">, 9(1), 213-234. </w:t>
      </w:r>
      <w:proofErr w:type="spellStart"/>
      <w:r w:rsidRPr="005367A9">
        <w:rPr>
          <w:rFonts w:ascii="Arial" w:eastAsia="Arial" w:hAnsi="Arial" w:cs="Arial"/>
          <w:sz w:val="24"/>
          <w:szCs w:val="24"/>
          <w:lang w:val="es-CO"/>
        </w:rPr>
        <w:t>doi</w:t>
      </w:r>
      <w:proofErr w:type="spellEnd"/>
      <w:r w:rsidRPr="005367A9">
        <w:rPr>
          <w:rFonts w:ascii="Arial" w:eastAsia="Arial" w:hAnsi="Arial" w:cs="Arial"/>
          <w:sz w:val="24"/>
          <w:szCs w:val="24"/>
          <w:lang w:val="es-CO"/>
        </w:rPr>
        <w:t xml:space="preserve">: </w:t>
      </w:r>
      <w:r w:rsidR="00000000">
        <w:fldChar w:fldCharType="begin"/>
      </w:r>
      <w:r w:rsidR="00000000" w:rsidRPr="00EF36CF">
        <w:rPr>
          <w:lang w:val="es-CO"/>
          <w:rPrChange w:id="103" w:author="GONZALO CAMACHO VASQUEZ" w:date="2023-06-02T15:40:00Z">
            <w:rPr/>
          </w:rPrChange>
        </w:rPr>
        <w:instrText>HYPERLINK "https://doi.org/10.21071/edmetic.v9i1.12462" \h</w:instrText>
      </w:r>
      <w:r w:rsidR="00000000">
        <w:fldChar w:fldCharType="separate"/>
      </w:r>
      <w:r w:rsidRPr="005367A9">
        <w:rPr>
          <w:rFonts w:ascii="Arial" w:eastAsia="Arial" w:hAnsi="Arial" w:cs="Arial"/>
          <w:color w:val="0000FF"/>
          <w:sz w:val="24"/>
          <w:szCs w:val="24"/>
          <w:u w:val="single"/>
          <w:lang w:val="es-CO"/>
        </w:rPr>
        <w:t>https://doi.org/10.21071/edmetic.v9i1.12462</w:t>
      </w:r>
      <w:r w:rsidR="00000000">
        <w:rPr>
          <w:rFonts w:ascii="Arial" w:eastAsia="Arial" w:hAnsi="Arial" w:cs="Arial"/>
          <w:color w:val="0000FF"/>
          <w:sz w:val="24"/>
          <w:szCs w:val="24"/>
          <w:u w:val="single"/>
          <w:lang w:val="es-CO"/>
        </w:rPr>
        <w:fldChar w:fldCharType="end"/>
      </w:r>
    </w:p>
    <w:p w14:paraId="5E16B94E" w14:textId="529239C3" w:rsidR="00C13B9B" w:rsidRPr="005367A9" w:rsidRDefault="00C13B9B" w:rsidP="00C13B9B">
      <w:pPr>
        <w:shd w:val="clear" w:color="auto" w:fill="FFFFFF"/>
        <w:spacing w:line="360" w:lineRule="auto"/>
        <w:ind w:left="0" w:hanging="2"/>
        <w:jc w:val="both"/>
        <w:rPr>
          <w:rFonts w:ascii="Arial" w:eastAsia="Arial" w:hAnsi="Arial" w:cs="Arial"/>
          <w:color w:val="000000"/>
          <w:sz w:val="24"/>
          <w:szCs w:val="24"/>
          <w:lang w:val="es-CO"/>
        </w:rPr>
      </w:pPr>
      <w:r w:rsidRPr="005367A9">
        <w:rPr>
          <w:rFonts w:ascii="Arial" w:eastAsia="Arial" w:hAnsi="Arial" w:cs="Arial"/>
          <w:sz w:val="24"/>
          <w:szCs w:val="24"/>
          <w:lang w:val="es-CO"/>
        </w:rPr>
        <w:t xml:space="preserve">Cabero J. &amp; Barroso J. (2016) ICT </w:t>
      </w:r>
      <w:proofErr w:type="spellStart"/>
      <w:r w:rsidRPr="005367A9">
        <w:rPr>
          <w:rFonts w:ascii="Arial" w:eastAsia="Arial" w:hAnsi="Arial" w:cs="Arial"/>
          <w:sz w:val="24"/>
          <w:szCs w:val="24"/>
          <w:lang w:val="es-CO"/>
        </w:rPr>
        <w:t>teacher</w:t>
      </w:r>
      <w:proofErr w:type="spellEnd"/>
      <w:r w:rsidRPr="005367A9">
        <w:rPr>
          <w:rFonts w:ascii="Arial" w:eastAsia="Arial" w:hAnsi="Arial" w:cs="Arial"/>
          <w:sz w:val="24"/>
          <w:szCs w:val="24"/>
          <w:lang w:val="es-CO"/>
        </w:rPr>
        <w:t xml:space="preserve"> training: a </w:t>
      </w:r>
      <w:proofErr w:type="spellStart"/>
      <w:r w:rsidRPr="005367A9">
        <w:rPr>
          <w:rFonts w:ascii="Arial" w:eastAsia="Arial" w:hAnsi="Arial" w:cs="Arial"/>
          <w:sz w:val="24"/>
          <w:szCs w:val="24"/>
          <w:lang w:val="es-CO"/>
        </w:rPr>
        <w:t>view</w:t>
      </w:r>
      <w:proofErr w:type="spellEnd"/>
      <w:r w:rsidRPr="005367A9">
        <w:rPr>
          <w:rFonts w:ascii="Arial" w:eastAsia="Arial" w:hAnsi="Arial" w:cs="Arial"/>
          <w:sz w:val="24"/>
          <w:szCs w:val="24"/>
          <w:lang w:val="es-CO"/>
        </w:rPr>
        <w:t xml:space="preserve"> </w:t>
      </w:r>
      <w:proofErr w:type="spellStart"/>
      <w:r w:rsidRPr="005367A9">
        <w:rPr>
          <w:rFonts w:ascii="Arial" w:eastAsia="Arial" w:hAnsi="Arial" w:cs="Arial"/>
          <w:sz w:val="24"/>
          <w:szCs w:val="24"/>
          <w:lang w:val="es-CO"/>
        </w:rPr>
        <w:t>of</w:t>
      </w:r>
      <w:proofErr w:type="spellEnd"/>
      <w:r w:rsidRPr="005367A9">
        <w:rPr>
          <w:rFonts w:ascii="Arial" w:eastAsia="Arial" w:hAnsi="Arial" w:cs="Arial"/>
          <w:sz w:val="24"/>
          <w:szCs w:val="24"/>
          <w:lang w:val="es-CO"/>
        </w:rPr>
        <w:t xml:space="preserve"> </w:t>
      </w:r>
      <w:proofErr w:type="spellStart"/>
      <w:r w:rsidRPr="005367A9">
        <w:rPr>
          <w:rFonts w:ascii="Arial" w:eastAsia="Arial" w:hAnsi="Arial" w:cs="Arial"/>
          <w:sz w:val="24"/>
          <w:szCs w:val="24"/>
          <w:lang w:val="es-CO"/>
        </w:rPr>
        <w:t>the</w:t>
      </w:r>
      <w:proofErr w:type="spellEnd"/>
      <w:r w:rsidRPr="005367A9">
        <w:rPr>
          <w:rFonts w:ascii="Arial" w:eastAsia="Arial" w:hAnsi="Arial" w:cs="Arial"/>
          <w:sz w:val="24"/>
          <w:szCs w:val="24"/>
          <w:lang w:val="es-CO"/>
        </w:rPr>
        <w:t xml:space="preserve"> TPACK </w:t>
      </w:r>
      <w:proofErr w:type="spellStart"/>
      <w:r w:rsidRPr="005367A9">
        <w:rPr>
          <w:rFonts w:ascii="Arial" w:eastAsia="Arial" w:hAnsi="Arial" w:cs="Arial"/>
          <w:sz w:val="24"/>
          <w:szCs w:val="24"/>
          <w:lang w:val="es-CO"/>
        </w:rPr>
        <w:t>model</w:t>
      </w:r>
      <w:proofErr w:type="spellEnd"/>
      <w:r w:rsidRPr="005367A9">
        <w:rPr>
          <w:rFonts w:ascii="Arial" w:eastAsia="Arial" w:hAnsi="Arial" w:cs="Arial"/>
          <w:sz w:val="24"/>
          <w:szCs w:val="24"/>
          <w:lang w:val="es-CO"/>
        </w:rPr>
        <w:t xml:space="preserve"> / Formación del profesorado en TIC: una visión del modelo</w:t>
      </w:r>
      <w:r>
        <w:rPr>
          <w:rFonts w:ascii="Arial" w:eastAsia="Arial" w:hAnsi="Arial" w:cs="Arial"/>
          <w:sz w:val="24"/>
          <w:szCs w:val="24"/>
          <w:lang w:val="es-CO"/>
        </w:rPr>
        <w:t xml:space="preserve"> </w:t>
      </w:r>
      <w:r w:rsidRPr="005367A9">
        <w:rPr>
          <w:rFonts w:ascii="Arial" w:eastAsia="Arial" w:hAnsi="Arial" w:cs="Arial"/>
          <w:sz w:val="24"/>
          <w:szCs w:val="24"/>
          <w:lang w:val="es-CO"/>
        </w:rPr>
        <w:t>TPACK, Cultura y Educación, 28:3, 633-663, DOI: 10.1080/11356405.2016.1203526</w:t>
      </w:r>
    </w:p>
    <w:p w14:paraId="1AE6177C" w14:textId="305A9918" w:rsidR="005D72D0" w:rsidRPr="00EF36CF" w:rsidDel="00E000DB" w:rsidRDefault="00E958A4">
      <w:pPr>
        <w:shd w:val="clear" w:color="auto" w:fill="FFFFFF"/>
        <w:spacing w:line="360" w:lineRule="auto"/>
        <w:ind w:left="0" w:hanging="2"/>
        <w:jc w:val="both"/>
        <w:rPr>
          <w:del w:id="104" w:author="GONZALO CAMACHO VÁSQUEZ" w:date="2022-12-20T14:58:00Z"/>
          <w:rFonts w:ascii="Arial" w:eastAsia="Arial" w:hAnsi="Arial" w:cs="Arial"/>
          <w:color w:val="0000FF"/>
          <w:sz w:val="24"/>
          <w:szCs w:val="24"/>
          <w:u w:val="single"/>
          <w:lang w:val="es-CO"/>
          <w:rPrChange w:id="105" w:author="GONZALO CAMACHO VASQUEZ" w:date="2023-06-02T15:40:00Z">
            <w:rPr>
              <w:del w:id="106" w:author="GONZALO CAMACHO VÁSQUEZ" w:date="2022-12-20T14:58:00Z"/>
              <w:rFonts w:ascii="Arial" w:eastAsia="Arial" w:hAnsi="Arial" w:cs="Arial"/>
              <w:color w:val="0000FF"/>
              <w:sz w:val="24"/>
              <w:szCs w:val="24"/>
              <w:u w:val="single"/>
            </w:rPr>
          </w:rPrChange>
        </w:rPr>
      </w:pPr>
      <w:del w:id="107" w:author="GONZALO CAMACHO VÁSQUEZ" w:date="2022-12-20T14:58:00Z">
        <w:r w:rsidRPr="00EF36CF" w:rsidDel="00E000DB">
          <w:rPr>
            <w:rFonts w:ascii="Arial" w:eastAsia="Arial" w:hAnsi="Arial" w:cs="Arial"/>
            <w:sz w:val="24"/>
            <w:szCs w:val="24"/>
            <w:lang w:val="es-CO"/>
            <w:rPrChange w:id="108" w:author="GONZALO CAMACHO VASQUEZ" w:date="2023-06-02T15:40:00Z">
              <w:rPr>
                <w:rFonts w:ascii="Arial" w:eastAsia="Arial" w:hAnsi="Arial" w:cs="Arial"/>
                <w:sz w:val="24"/>
                <w:szCs w:val="24"/>
              </w:rPr>
            </w:rPrChange>
          </w:rPr>
          <w:delText xml:space="preserve">Chen, W., Tan, J.S.H., </w:delText>
        </w:r>
        <w:r w:rsidR="005A0C11" w:rsidRPr="00EF36CF" w:rsidDel="00E000DB">
          <w:rPr>
            <w:rFonts w:ascii="Arial" w:eastAsia="Arial" w:hAnsi="Arial" w:cs="Arial"/>
            <w:sz w:val="24"/>
            <w:szCs w:val="24"/>
            <w:lang w:val="es-CO"/>
            <w:rPrChange w:id="109" w:author="GONZALO CAMACHO VASQUEZ" w:date="2023-06-02T15:40:00Z">
              <w:rPr>
                <w:rFonts w:ascii="Arial" w:eastAsia="Arial" w:hAnsi="Arial" w:cs="Arial"/>
                <w:sz w:val="24"/>
                <w:szCs w:val="24"/>
              </w:rPr>
            </w:rPrChange>
          </w:rPr>
          <w:delText>&amp;</w:delText>
        </w:r>
      </w:del>
      <w:ins w:id="110" w:author="GONZALO CAMACHO VÁSQUEZ" w:date="2022-12-21T09:46:00Z">
        <w:r w:rsidR="00AF5C3D" w:rsidRPr="00EF36CF">
          <w:rPr>
            <w:rFonts w:ascii="Arial" w:eastAsia="Arial" w:hAnsi="Arial" w:cs="Arial"/>
            <w:sz w:val="24"/>
            <w:szCs w:val="24"/>
            <w:lang w:val="es-CO"/>
            <w:rPrChange w:id="111" w:author="GONZALO CAMACHO VASQUEZ" w:date="2023-06-02T15:40:00Z">
              <w:rPr>
                <w:rFonts w:ascii="Arial" w:eastAsia="Arial" w:hAnsi="Arial" w:cs="Arial"/>
                <w:sz w:val="24"/>
                <w:szCs w:val="24"/>
              </w:rPr>
            </w:rPrChange>
          </w:rPr>
          <w:tab/>
        </w:r>
        <w:r w:rsidR="00AF5C3D" w:rsidRPr="00EF36CF">
          <w:rPr>
            <w:rFonts w:ascii="Arial" w:eastAsia="Arial" w:hAnsi="Arial" w:cs="Arial"/>
            <w:sz w:val="24"/>
            <w:szCs w:val="24"/>
            <w:lang w:val="es-CO"/>
            <w:rPrChange w:id="112" w:author="GONZALO CAMACHO VASQUEZ" w:date="2023-06-02T15:40:00Z">
              <w:rPr>
                <w:rFonts w:ascii="Arial" w:eastAsia="Arial" w:hAnsi="Arial" w:cs="Arial"/>
                <w:sz w:val="24"/>
                <w:szCs w:val="24"/>
              </w:rPr>
            </w:rPrChange>
          </w:rPr>
          <w:tab/>
          <w:t>1</w:t>
        </w:r>
      </w:ins>
      <w:del w:id="113" w:author="GONZALO CAMACHO VÁSQUEZ" w:date="2022-12-20T14:58:00Z">
        <w:r w:rsidR="005A0C11" w:rsidRPr="00EF36CF" w:rsidDel="00E000DB">
          <w:rPr>
            <w:rFonts w:ascii="Arial" w:eastAsia="Arial" w:hAnsi="Arial" w:cs="Arial"/>
            <w:sz w:val="24"/>
            <w:szCs w:val="24"/>
            <w:lang w:val="es-CO"/>
            <w:rPrChange w:id="114" w:author="GONZALO CAMACHO VASQUEZ" w:date="2023-06-02T15:40:00Z">
              <w:rPr>
                <w:rFonts w:ascii="Arial" w:eastAsia="Arial" w:hAnsi="Arial" w:cs="Arial"/>
                <w:sz w:val="24"/>
                <w:szCs w:val="24"/>
              </w:rPr>
            </w:rPrChange>
          </w:rPr>
          <w:delText xml:space="preserve"> </w:delText>
        </w:r>
        <w:r w:rsidRPr="00EF36CF" w:rsidDel="00E000DB">
          <w:rPr>
            <w:rFonts w:ascii="Arial" w:eastAsia="Arial" w:hAnsi="Arial" w:cs="Arial"/>
            <w:sz w:val="24"/>
            <w:szCs w:val="24"/>
            <w:lang w:val="es-CO"/>
            <w:rPrChange w:id="115" w:author="GONZALO CAMACHO VASQUEZ" w:date="2023-06-02T15:40:00Z">
              <w:rPr>
                <w:rFonts w:ascii="Arial" w:eastAsia="Arial" w:hAnsi="Arial" w:cs="Arial"/>
                <w:sz w:val="24"/>
                <w:szCs w:val="24"/>
              </w:rPr>
            </w:rPrChange>
          </w:rPr>
          <w:delText xml:space="preserve">Pi, Z. (2021). The spiral model of collaborative knowledge improvement: an exploratory study of a networked collaborative classroom. </w:delText>
        </w:r>
        <w:r w:rsidRPr="00EF36CF" w:rsidDel="00E000DB">
          <w:rPr>
            <w:rFonts w:ascii="Arial" w:eastAsia="Arial" w:hAnsi="Arial" w:cs="Arial"/>
            <w:i/>
            <w:sz w:val="24"/>
            <w:szCs w:val="24"/>
            <w:lang w:val="es-CO"/>
            <w:rPrChange w:id="116" w:author="GONZALO CAMACHO VASQUEZ" w:date="2023-06-02T15:40:00Z">
              <w:rPr>
                <w:rFonts w:ascii="Arial" w:eastAsia="Arial" w:hAnsi="Arial" w:cs="Arial"/>
                <w:i/>
                <w:sz w:val="24"/>
                <w:szCs w:val="24"/>
              </w:rPr>
            </w:rPrChange>
          </w:rPr>
          <w:delText xml:space="preserve">Intern. J. Comput.-Support. Collab. Learn </w:delText>
        </w:r>
        <w:r w:rsidRPr="00EF36CF" w:rsidDel="00E000DB">
          <w:rPr>
            <w:rFonts w:ascii="Arial" w:eastAsia="Arial" w:hAnsi="Arial" w:cs="Arial"/>
            <w:sz w:val="24"/>
            <w:szCs w:val="24"/>
            <w:lang w:val="es-CO"/>
            <w:rPrChange w:id="117" w:author="GONZALO CAMACHO VASQUEZ" w:date="2023-06-02T15:40:00Z">
              <w:rPr>
                <w:rFonts w:ascii="Arial" w:eastAsia="Arial" w:hAnsi="Arial" w:cs="Arial"/>
                <w:sz w:val="24"/>
                <w:szCs w:val="24"/>
              </w:rPr>
            </w:rPrChange>
          </w:rPr>
          <w:delText xml:space="preserve">16, 7–35. </w:delText>
        </w:r>
        <w:r w:rsidDel="00E000DB">
          <w:fldChar w:fldCharType="begin"/>
        </w:r>
        <w:r w:rsidRPr="00EF36CF" w:rsidDel="00E000DB">
          <w:rPr>
            <w:lang w:val="es-CO"/>
            <w:rPrChange w:id="118" w:author="GONZALO CAMACHO VASQUEZ" w:date="2023-06-02T15:40:00Z">
              <w:rPr/>
            </w:rPrChange>
          </w:rPr>
          <w:delInstrText>HYPERLINK "https://doi.org/10.1007/s11412-021-09338-6" \h</w:delInstrText>
        </w:r>
        <w:r w:rsidDel="00E000DB">
          <w:fldChar w:fldCharType="separate"/>
        </w:r>
        <w:r w:rsidRPr="00EF36CF" w:rsidDel="00E000DB">
          <w:rPr>
            <w:rFonts w:ascii="Arial" w:eastAsia="Arial" w:hAnsi="Arial" w:cs="Arial"/>
            <w:color w:val="0000FF"/>
            <w:sz w:val="24"/>
            <w:szCs w:val="24"/>
            <w:u w:val="single"/>
            <w:lang w:val="es-CO"/>
            <w:rPrChange w:id="119" w:author="GONZALO CAMACHO VASQUEZ" w:date="2023-06-02T15:40:00Z">
              <w:rPr>
                <w:rFonts w:ascii="Arial" w:eastAsia="Arial" w:hAnsi="Arial" w:cs="Arial"/>
                <w:color w:val="0000FF"/>
                <w:sz w:val="24"/>
                <w:szCs w:val="24"/>
                <w:u w:val="single"/>
              </w:rPr>
            </w:rPrChange>
          </w:rPr>
          <w:delText>https://doi.org/10.1007/s11412-021-09338-6</w:delText>
        </w:r>
        <w:r w:rsidDel="00E000DB">
          <w:rPr>
            <w:rFonts w:ascii="Arial" w:eastAsia="Arial" w:hAnsi="Arial" w:cs="Arial"/>
            <w:color w:val="0000FF"/>
            <w:sz w:val="24"/>
            <w:szCs w:val="24"/>
            <w:u w:val="single"/>
          </w:rPr>
          <w:fldChar w:fldCharType="end"/>
        </w:r>
      </w:del>
    </w:p>
    <w:p w14:paraId="081FBC8D" w14:textId="4C3651F9" w:rsidR="005D72D0" w:rsidRDefault="00E958A4">
      <w:pPr>
        <w:shd w:val="clear" w:color="auto" w:fill="FFFFFF"/>
        <w:spacing w:line="360" w:lineRule="auto"/>
        <w:ind w:left="0" w:hanging="2"/>
        <w:jc w:val="both"/>
        <w:rPr>
          <w:rFonts w:ascii="Arial" w:eastAsia="Arial" w:hAnsi="Arial" w:cs="Arial"/>
          <w:sz w:val="24"/>
          <w:szCs w:val="24"/>
          <w:lang w:val="es-CO"/>
        </w:rPr>
      </w:pPr>
      <w:r w:rsidRPr="005367A9">
        <w:rPr>
          <w:rFonts w:ascii="Arial" w:eastAsia="Arial" w:hAnsi="Arial" w:cs="Arial"/>
          <w:sz w:val="24"/>
          <w:szCs w:val="24"/>
          <w:lang w:val="es-CO"/>
        </w:rPr>
        <w:t xml:space="preserve">De Zubiria J. (2014).  </w:t>
      </w:r>
      <w:r w:rsidRPr="005A0C11">
        <w:rPr>
          <w:rFonts w:ascii="Arial" w:eastAsia="Arial" w:hAnsi="Arial" w:cs="Arial"/>
          <w:i/>
          <w:iCs/>
          <w:sz w:val="24"/>
          <w:szCs w:val="24"/>
          <w:lang w:val="es-CO"/>
        </w:rPr>
        <w:t>Los Modelos Pedagógicos: hacia una pedagogía dialogante</w:t>
      </w:r>
      <w:r w:rsidRPr="005367A9">
        <w:rPr>
          <w:rFonts w:ascii="Arial" w:eastAsia="Arial" w:hAnsi="Arial" w:cs="Arial"/>
          <w:sz w:val="24"/>
          <w:szCs w:val="24"/>
          <w:lang w:val="es-CO"/>
        </w:rPr>
        <w:t>. Bogotá: Cooperativa Editorial Magisterio.</w:t>
      </w:r>
    </w:p>
    <w:p w14:paraId="44913228" w14:textId="23F879A2" w:rsidR="005D72D0" w:rsidDel="00E000DB" w:rsidRDefault="00E958A4">
      <w:pPr>
        <w:shd w:val="clear" w:color="auto" w:fill="FFFFFF"/>
        <w:spacing w:line="360" w:lineRule="auto"/>
        <w:ind w:left="0" w:hanging="2"/>
        <w:jc w:val="both"/>
        <w:rPr>
          <w:del w:id="120" w:author="GONZALO CAMACHO VÁSQUEZ" w:date="2022-12-20T14:59:00Z"/>
          <w:rFonts w:ascii="Arial" w:eastAsia="Arial" w:hAnsi="Arial" w:cs="Arial"/>
          <w:color w:val="0000FF"/>
          <w:sz w:val="24"/>
          <w:szCs w:val="24"/>
          <w:u w:val="single"/>
        </w:rPr>
      </w:pPr>
      <w:del w:id="121" w:author="GONZALO CAMACHO VÁSQUEZ" w:date="2022-12-20T14:59:00Z">
        <w:r w:rsidRPr="004D7BDC" w:rsidDel="00E000DB">
          <w:rPr>
            <w:rFonts w:ascii="Arial" w:eastAsia="Arial" w:hAnsi="Arial" w:cs="Arial"/>
            <w:color w:val="000000"/>
            <w:sz w:val="24"/>
            <w:szCs w:val="24"/>
            <w:lang w:val="es-CO"/>
          </w:rPr>
          <w:delText xml:space="preserve">Hsiu-Ling C., &amp; Chiung-Yun C. (2017). </w:delText>
        </w:r>
        <w:r w:rsidDel="00E000DB">
          <w:rPr>
            <w:rFonts w:ascii="Arial" w:eastAsia="Arial" w:hAnsi="Arial" w:cs="Arial"/>
            <w:color w:val="000000"/>
            <w:sz w:val="24"/>
            <w:szCs w:val="24"/>
          </w:rPr>
          <w:delText>Integrating the SOP</w:delText>
        </w:r>
        <w:r w:rsidDel="00E000DB">
          <w:rPr>
            <w:rFonts w:ascii="Arial" w:eastAsia="Arial" w:hAnsi="Arial" w:cs="Arial"/>
            <w:color w:val="000000"/>
            <w:sz w:val="24"/>
            <w:szCs w:val="24"/>
            <w:vertAlign w:val="superscript"/>
          </w:rPr>
          <w:delText>2</w:delText>
        </w:r>
        <w:r w:rsidDel="00E000DB">
          <w:rPr>
            <w:rFonts w:ascii="Arial" w:eastAsia="Arial" w:hAnsi="Arial" w:cs="Arial"/>
            <w:color w:val="000000"/>
            <w:sz w:val="24"/>
            <w:szCs w:val="24"/>
          </w:rPr>
          <w:delText> Model into the Flipped Classroom to Foster Cognitive Presence and Learning Achievements. </w:delText>
        </w:r>
        <w:r w:rsidDel="00E000DB">
          <w:rPr>
            <w:rFonts w:ascii="Arial" w:eastAsia="Arial" w:hAnsi="Arial" w:cs="Arial"/>
            <w:i/>
            <w:color w:val="000000"/>
            <w:sz w:val="24"/>
            <w:szCs w:val="24"/>
          </w:rPr>
          <w:delText>Journal of Educational Technology &amp; Society</w:delText>
        </w:r>
        <w:r w:rsidDel="00E000DB">
          <w:rPr>
            <w:rFonts w:ascii="Arial" w:eastAsia="Arial" w:hAnsi="Arial" w:cs="Arial"/>
            <w:color w:val="000000"/>
            <w:sz w:val="24"/>
            <w:szCs w:val="24"/>
          </w:rPr>
          <w:delText>, </w:delText>
        </w:r>
        <w:r w:rsidDel="00E000DB">
          <w:rPr>
            <w:rFonts w:ascii="Arial" w:eastAsia="Arial" w:hAnsi="Arial" w:cs="Arial"/>
            <w:i/>
            <w:color w:val="000000"/>
            <w:sz w:val="24"/>
            <w:szCs w:val="24"/>
          </w:rPr>
          <w:delText>20</w:delText>
        </w:r>
        <w:r w:rsidDel="00E000DB">
          <w:rPr>
            <w:rFonts w:ascii="Arial" w:eastAsia="Arial" w:hAnsi="Arial" w:cs="Arial"/>
            <w:color w:val="000000"/>
            <w:sz w:val="24"/>
            <w:szCs w:val="24"/>
          </w:rPr>
          <w:delText xml:space="preserve">(1), 274–291. </w:delText>
        </w:r>
        <w:r w:rsidDel="00E000DB">
          <w:fldChar w:fldCharType="begin"/>
        </w:r>
        <w:r w:rsidDel="00E000DB">
          <w:delInstrText>HYPERLINK "http://www.jstor.org/stable/jeductechsoci.20.1.274" \h</w:delInstrText>
        </w:r>
        <w:r w:rsidDel="00E000DB">
          <w:fldChar w:fldCharType="separate"/>
        </w:r>
        <w:r w:rsidDel="00E000DB">
          <w:rPr>
            <w:rFonts w:ascii="Arial" w:eastAsia="Arial" w:hAnsi="Arial" w:cs="Arial"/>
            <w:color w:val="0000FF"/>
            <w:sz w:val="24"/>
            <w:szCs w:val="24"/>
            <w:u w:val="single"/>
          </w:rPr>
          <w:delText>http://www.jstor.org/stable/jeductechsoci.20.1.274</w:delText>
        </w:r>
        <w:r w:rsidDel="00E000DB">
          <w:rPr>
            <w:rFonts w:ascii="Arial" w:eastAsia="Arial" w:hAnsi="Arial" w:cs="Arial"/>
            <w:color w:val="0000FF"/>
            <w:sz w:val="24"/>
            <w:szCs w:val="24"/>
            <w:u w:val="single"/>
          </w:rPr>
          <w:fldChar w:fldCharType="end"/>
        </w:r>
      </w:del>
    </w:p>
    <w:p w14:paraId="113E0692" w14:textId="5DF4B01B" w:rsidR="005D72D0" w:rsidRDefault="00E958A4">
      <w:pPr>
        <w:spacing w:line="360" w:lineRule="auto"/>
        <w:ind w:left="0" w:hanging="2"/>
        <w:jc w:val="both"/>
        <w:rPr>
          <w:ins w:id="122" w:author="GONZALO CAMACHO VÁSQUEZ" w:date="2022-12-20T15:53:00Z"/>
          <w:rFonts w:ascii="Arial" w:eastAsia="Arial" w:hAnsi="Arial" w:cs="Arial"/>
          <w:color w:val="222222"/>
          <w:sz w:val="24"/>
          <w:szCs w:val="24"/>
          <w:highlight w:val="white"/>
        </w:rPr>
      </w:pPr>
      <w:proofErr w:type="spellStart"/>
      <w:r>
        <w:rPr>
          <w:rFonts w:ascii="Arial" w:eastAsia="Arial" w:hAnsi="Arial" w:cs="Arial"/>
          <w:color w:val="222222"/>
          <w:sz w:val="24"/>
          <w:szCs w:val="24"/>
          <w:highlight w:val="white"/>
        </w:rPr>
        <w:t>Cakmak</w:t>
      </w:r>
      <w:proofErr w:type="spellEnd"/>
      <w:r>
        <w:rPr>
          <w:rFonts w:ascii="Arial" w:eastAsia="Arial" w:hAnsi="Arial" w:cs="Arial"/>
          <w:color w:val="222222"/>
          <w:sz w:val="24"/>
          <w:szCs w:val="24"/>
          <w:highlight w:val="white"/>
        </w:rPr>
        <w:t>, F. (2019). Mobile learning and mobile assisted language learning in focus. </w:t>
      </w:r>
      <w:r>
        <w:rPr>
          <w:rFonts w:ascii="Arial" w:eastAsia="Arial" w:hAnsi="Arial" w:cs="Arial"/>
          <w:i/>
          <w:color w:val="222222"/>
          <w:sz w:val="24"/>
          <w:szCs w:val="24"/>
          <w:highlight w:val="white"/>
        </w:rPr>
        <w:t>Language and Technology</w:t>
      </w:r>
      <w:r>
        <w:rPr>
          <w:rFonts w:ascii="Arial" w:eastAsia="Arial" w:hAnsi="Arial" w:cs="Arial"/>
          <w:color w:val="222222"/>
          <w:sz w:val="24"/>
          <w:szCs w:val="24"/>
          <w:highlight w:val="white"/>
        </w:rPr>
        <w:t>, </w:t>
      </w:r>
      <w:r>
        <w:rPr>
          <w:rFonts w:ascii="Arial" w:eastAsia="Arial" w:hAnsi="Arial" w:cs="Arial"/>
          <w:i/>
          <w:color w:val="222222"/>
          <w:sz w:val="24"/>
          <w:szCs w:val="24"/>
          <w:highlight w:val="white"/>
        </w:rPr>
        <w:t>1</w:t>
      </w:r>
      <w:r>
        <w:rPr>
          <w:rFonts w:ascii="Arial" w:eastAsia="Arial" w:hAnsi="Arial" w:cs="Arial"/>
          <w:color w:val="222222"/>
          <w:sz w:val="24"/>
          <w:szCs w:val="24"/>
          <w:highlight w:val="white"/>
        </w:rPr>
        <w:t>(1), 30-48.</w:t>
      </w:r>
    </w:p>
    <w:p w14:paraId="0F14F0ED" w14:textId="4056E009" w:rsidR="00372329" w:rsidRDefault="00372329">
      <w:pPr>
        <w:spacing w:line="360" w:lineRule="auto"/>
        <w:ind w:left="0" w:hanging="2"/>
        <w:jc w:val="both"/>
        <w:rPr>
          <w:ins w:id="123" w:author="GONZALO CAMACHO VÁSQUEZ" w:date="2022-12-20T15:51:00Z"/>
          <w:rFonts w:ascii="Arial" w:eastAsia="Arial" w:hAnsi="Arial" w:cs="Arial"/>
          <w:color w:val="222222"/>
          <w:sz w:val="24"/>
          <w:szCs w:val="24"/>
          <w:highlight w:val="white"/>
        </w:rPr>
      </w:pPr>
      <w:proofErr w:type="spellStart"/>
      <w:ins w:id="124" w:author="GONZALO CAMACHO VÁSQUEZ" w:date="2022-12-20T15:53:00Z">
        <w:r w:rsidRPr="005E728F">
          <w:rPr>
            <w:rFonts w:ascii="Arial" w:hAnsi="Arial" w:cs="Arial"/>
            <w:color w:val="000000"/>
            <w:sz w:val="24"/>
            <w:szCs w:val="24"/>
            <w:shd w:val="clear" w:color="auto" w:fill="FFFFFF"/>
          </w:rPr>
          <w:lastRenderedPageBreak/>
          <w:t>Celik</w:t>
        </w:r>
        <w:proofErr w:type="spellEnd"/>
        <w:r w:rsidRPr="005E728F">
          <w:rPr>
            <w:rFonts w:ascii="Arial" w:hAnsi="Arial" w:cs="Arial"/>
            <w:color w:val="000000"/>
            <w:sz w:val="24"/>
            <w:szCs w:val="24"/>
            <w:shd w:val="clear" w:color="auto" w:fill="FFFFFF"/>
          </w:rPr>
          <w:t>, T. (2021). Examination of sample course design studies performed by pre-service social studies teachers by using digital technologies.</w:t>
        </w:r>
        <w:r w:rsidRPr="005E728F">
          <w:rPr>
            <w:rFonts w:ascii="Arial" w:hAnsi="Arial" w:cs="Arial"/>
            <w:i/>
            <w:iCs/>
            <w:color w:val="000000"/>
            <w:sz w:val="24"/>
            <w:szCs w:val="24"/>
            <w:shd w:val="clear" w:color="auto" w:fill="FFFFFF"/>
          </w:rPr>
          <w:t> Turkish Online Journal of Distance Education, 22</w:t>
        </w:r>
        <w:r w:rsidRPr="005E728F">
          <w:rPr>
            <w:rFonts w:ascii="Arial" w:hAnsi="Arial" w:cs="Arial"/>
            <w:color w:val="000000"/>
            <w:sz w:val="24"/>
            <w:szCs w:val="24"/>
            <w:shd w:val="clear" w:color="auto" w:fill="FFFFFF"/>
          </w:rPr>
          <w:t>(1), 209-228. doi:10.17718/TOJDE.849910</w:t>
        </w:r>
      </w:ins>
    </w:p>
    <w:p w14:paraId="16C8BAFD" w14:textId="77777777" w:rsidR="00372329" w:rsidRPr="00EF36CF" w:rsidRDefault="00372329" w:rsidP="00372329">
      <w:pPr>
        <w:ind w:left="0" w:hanging="2"/>
        <w:rPr>
          <w:ins w:id="125" w:author="GONZALO CAMACHO VÁSQUEZ" w:date="2022-12-20T15:51:00Z"/>
          <w:rFonts w:ascii="Arial" w:hAnsi="Arial" w:cs="Arial"/>
          <w:sz w:val="24"/>
          <w:szCs w:val="24"/>
          <w:rPrChange w:id="126" w:author="GONZALO CAMACHO VASQUEZ" w:date="2023-06-02T15:40:00Z">
            <w:rPr>
              <w:ins w:id="127" w:author="GONZALO CAMACHO VÁSQUEZ" w:date="2022-12-20T15:51:00Z"/>
              <w:rFonts w:ascii="Arial" w:hAnsi="Arial" w:cs="Arial"/>
              <w:sz w:val="24"/>
              <w:szCs w:val="24"/>
              <w:lang w:val="es-CO"/>
            </w:rPr>
          </w:rPrChange>
        </w:rPr>
      </w:pPr>
      <w:proofErr w:type="spellStart"/>
      <w:ins w:id="128" w:author="GONZALO CAMACHO VÁSQUEZ" w:date="2022-12-20T15:51:00Z">
        <w:r w:rsidRPr="003B54F3">
          <w:rPr>
            <w:rFonts w:ascii="Arial" w:hAnsi="Arial" w:cs="Arial"/>
            <w:sz w:val="24"/>
            <w:szCs w:val="24"/>
          </w:rPr>
          <w:t>Chaipidech</w:t>
        </w:r>
        <w:proofErr w:type="spellEnd"/>
        <w:r w:rsidRPr="003B54F3">
          <w:rPr>
            <w:rFonts w:ascii="Arial" w:hAnsi="Arial" w:cs="Arial"/>
            <w:sz w:val="24"/>
            <w:szCs w:val="24"/>
          </w:rPr>
          <w:t xml:space="preserve">, P., </w:t>
        </w:r>
        <w:proofErr w:type="spellStart"/>
        <w:r w:rsidRPr="003B54F3">
          <w:rPr>
            <w:rFonts w:ascii="Arial" w:hAnsi="Arial" w:cs="Arial"/>
            <w:sz w:val="24"/>
            <w:szCs w:val="24"/>
          </w:rPr>
          <w:t>Srisawasdi</w:t>
        </w:r>
        <w:proofErr w:type="spellEnd"/>
        <w:r w:rsidRPr="003B54F3">
          <w:rPr>
            <w:rFonts w:ascii="Arial" w:hAnsi="Arial" w:cs="Arial"/>
            <w:sz w:val="24"/>
            <w:szCs w:val="24"/>
          </w:rPr>
          <w:t xml:space="preserve">, N., </w:t>
        </w:r>
        <w:proofErr w:type="spellStart"/>
        <w:r w:rsidRPr="003B54F3">
          <w:rPr>
            <w:rFonts w:ascii="Arial" w:hAnsi="Arial" w:cs="Arial"/>
            <w:sz w:val="24"/>
            <w:szCs w:val="24"/>
          </w:rPr>
          <w:t>Kajornmanee</w:t>
        </w:r>
        <w:proofErr w:type="spellEnd"/>
        <w:r w:rsidRPr="003B54F3">
          <w:rPr>
            <w:rFonts w:ascii="Arial" w:hAnsi="Arial" w:cs="Arial"/>
            <w:sz w:val="24"/>
            <w:szCs w:val="24"/>
          </w:rPr>
          <w:t>, T.</w:t>
        </w:r>
        <w:r>
          <w:rPr>
            <w:rFonts w:ascii="Arial" w:hAnsi="Arial" w:cs="Arial"/>
            <w:sz w:val="24"/>
            <w:szCs w:val="24"/>
          </w:rPr>
          <w:t>,</w:t>
        </w:r>
        <w:r w:rsidRPr="003B54F3">
          <w:rPr>
            <w:rFonts w:ascii="Arial" w:hAnsi="Arial" w:cs="Arial"/>
            <w:sz w:val="24"/>
            <w:szCs w:val="24"/>
          </w:rPr>
          <w:t xml:space="preserve"> </w:t>
        </w:r>
        <w:proofErr w:type="spellStart"/>
        <w:r w:rsidRPr="003B54F3">
          <w:rPr>
            <w:rFonts w:ascii="Arial" w:hAnsi="Arial" w:cs="Arial"/>
            <w:sz w:val="24"/>
            <w:szCs w:val="24"/>
          </w:rPr>
          <w:t>Chapah</w:t>
        </w:r>
        <w:proofErr w:type="spellEnd"/>
        <w:r w:rsidRPr="003B54F3">
          <w:rPr>
            <w:rFonts w:ascii="Arial" w:hAnsi="Arial" w:cs="Arial"/>
            <w:sz w:val="24"/>
            <w:szCs w:val="24"/>
          </w:rPr>
          <w:t xml:space="preserve">, K. (2022). A personalized learning system-supported professional training model for teachers' TPACK development. </w:t>
        </w:r>
        <w:r w:rsidRPr="00EF36CF">
          <w:rPr>
            <w:rFonts w:ascii="Arial" w:hAnsi="Arial" w:cs="Arial"/>
            <w:sz w:val="24"/>
            <w:szCs w:val="24"/>
            <w:rPrChange w:id="129" w:author="GONZALO CAMACHO VASQUEZ" w:date="2023-06-02T15:40:00Z">
              <w:rPr>
                <w:rFonts w:ascii="Arial" w:hAnsi="Arial" w:cs="Arial"/>
                <w:sz w:val="24"/>
                <w:szCs w:val="24"/>
                <w:lang w:val="es-CO"/>
              </w:rPr>
            </w:rPrChange>
          </w:rPr>
          <w:t>Computers and Education: Artificial Intelligence. 3. 100064. 10.1016/j.caeai.2022.100064.</w:t>
        </w:r>
      </w:ins>
    </w:p>
    <w:p w14:paraId="21A70535" w14:textId="77777777" w:rsidR="00372329" w:rsidRDefault="00372329">
      <w:pPr>
        <w:spacing w:line="360" w:lineRule="auto"/>
        <w:ind w:left="0" w:hanging="2"/>
        <w:jc w:val="both"/>
        <w:rPr>
          <w:rFonts w:ascii="Arial" w:eastAsia="Arial" w:hAnsi="Arial" w:cs="Arial"/>
          <w:color w:val="000000"/>
          <w:sz w:val="24"/>
          <w:szCs w:val="24"/>
          <w:highlight w:val="white"/>
        </w:rPr>
      </w:pPr>
    </w:p>
    <w:p w14:paraId="138EC0F2" w14:textId="3A18FA5C" w:rsidR="005D72D0" w:rsidRDefault="00E958A4">
      <w:pPr>
        <w:shd w:val="clear" w:color="auto" w:fill="FFFFFF"/>
        <w:spacing w:line="360" w:lineRule="auto"/>
        <w:ind w:left="0" w:hanging="2"/>
        <w:jc w:val="both"/>
        <w:rPr>
          <w:rFonts w:ascii="Arial" w:eastAsia="Arial" w:hAnsi="Arial" w:cs="Arial"/>
          <w:color w:val="0000FF"/>
          <w:sz w:val="24"/>
          <w:szCs w:val="24"/>
          <w:u w:val="single"/>
        </w:rPr>
      </w:pPr>
      <w:r>
        <w:rPr>
          <w:rFonts w:ascii="Arial" w:eastAsia="Arial" w:hAnsi="Arial" w:cs="Arial"/>
          <w:color w:val="222222"/>
          <w:sz w:val="24"/>
          <w:szCs w:val="24"/>
        </w:rPr>
        <w:t>Choi, L., &amp; Chung, S. (2021). Navigating Online Language Teaching in Uncertain Times: Challenges and Strategies of EFL Educators in Creating a Sustainable Technology-Mediated Language Learning Environment. </w:t>
      </w:r>
      <w:r>
        <w:rPr>
          <w:rFonts w:ascii="Arial" w:eastAsia="Arial" w:hAnsi="Arial" w:cs="Arial"/>
          <w:i/>
          <w:color w:val="222222"/>
          <w:sz w:val="24"/>
          <w:szCs w:val="24"/>
        </w:rPr>
        <w:t>Sustainability</w:t>
      </w:r>
      <w:r>
        <w:rPr>
          <w:rFonts w:ascii="Arial" w:eastAsia="Arial" w:hAnsi="Arial" w:cs="Arial"/>
          <w:color w:val="222222"/>
          <w:sz w:val="24"/>
          <w:szCs w:val="24"/>
        </w:rPr>
        <w:t>, </w:t>
      </w:r>
      <w:r>
        <w:rPr>
          <w:rFonts w:ascii="Arial" w:eastAsia="Arial" w:hAnsi="Arial" w:cs="Arial"/>
          <w:i/>
          <w:color w:val="222222"/>
          <w:sz w:val="24"/>
          <w:szCs w:val="24"/>
        </w:rPr>
        <w:t>13</w:t>
      </w:r>
      <w:r>
        <w:rPr>
          <w:rFonts w:ascii="Arial" w:eastAsia="Arial" w:hAnsi="Arial" w:cs="Arial"/>
          <w:color w:val="222222"/>
          <w:sz w:val="24"/>
          <w:szCs w:val="24"/>
        </w:rPr>
        <w:t xml:space="preserve">(14), 7664. </w:t>
      </w:r>
      <w:hyperlink r:id="rId21">
        <w:r>
          <w:rPr>
            <w:rFonts w:ascii="Arial" w:eastAsia="Arial" w:hAnsi="Arial" w:cs="Arial"/>
            <w:color w:val="0000FF"/>
            <w:sz w:val="24"/>
            <w:szCs w:val="24"/>
            <w:u w:val="single"/>
          </w:rPr>
          <w:t>https://doi.org/10.3390/su13147664</w:t>
        </w:r>
      </w:hyperlink>
    </w:p>
    <w:p w14:paraId="668CB657" w14:textId="28BDE889" w:rsidR="005D72D0" w:rsidRPr="00EF36CF" w:rsidRDefault="00E958A4">
      <w:pPr>
        <w:shd w:val="clear" w:color="auto" w:fill="FFFFFF"/>
        <w:spacing w:line="360" w:lineRule="auto"/>
        <w:ind w:left="0" w:hanging="2"/>
        <w:jc w:val="both"/>
        <w:rPr>
          <w:ins w:id="130" w:author="GONZALO CAMACHO VÁSQUEZ" w:date="2022-12-20T15:50:00Z"/>
          <w:rFonts w:ascii="Arial" w:eastAsia="Arial" w:hAnsi="Arial" w:cs="Arial"/>
          <w:color w:val="222222"/>
          <w:sz w:val="24"/>
          <w:szCs w:val="24"/>
          <w:lang w:val="es-CO"/>
          <w:rPrChange w:id="131" w:author="GONZALO CAMACHO VASQUEZ" w:date="2023-06-02T15:40:00Z">
            <w:rPr>
              <w:ins w:id="132" w:author="GONZALO CAMACHO VÁSQUEZ" w:date="2022-12-20T15:50:00Z"/>
              <w:rFonts w:ascii="Arial" w:eastAsia="Arial" w:hAnsi="Arial" w:cs="Arial"/>
              <w:color w:val="222222"/>
              <w:sz w:val="24"/>
              <w:szCs w:val="24"/>
            </w:rPr>
          </w:rPrChange>
        </w:rPr>
      </w:pPr>
      <w:r>
        <w:rPr>
          <w:rFonts w:ascii="Arial" w:eastAsia="Arial" w:hAnsi="Arial" w:cs="Arial"/>
          <w:color w:val="222222"/>
          <w:sz w:val="24"/>
          <w:szCs w:val="24"/>
          <w:highlight w:val="white"/>
        </w:rPr>
        <w:t>Chou, C. C. (2010). Student perceptions and pedagogical applications of e-learning tools in online courses. In </w:t>
      </w:r>
      <w:r>
        <w:rPr>
          <w:rFonts w:ascii="Arial" w:eastAsia="Arial" w:hAnsi="Arial" w:cs="Arial"/>
          <w:i/>
          <w:color w:val="222222"/>
          <w:sz w:val="24"/>
          <w:szCs w:val="24"/>
          <w:highlight w:val="white"/>
        </w:rPr>
        <w:t>Web-Based Education: Concepts, Methodologies, Tools and Applications</w:t>
      </w:r>
      <w:r>
        <w:rPr>
          <w:rFonts w:ascii="Arial" w:eastAsia="Arial" w:hAnsi="Arial" w:cs="Arial"/>
          <w:color w:val="222222"/>
          <w:sz w:val="24"/>
          <w:szCs w:val="24"/>
          <w:highlight w:val="white"/>
        </w:rPr>
        <w:t xml:space="preserve"> (pp. 524-539). </w:t>
      </w:r>
      <w:r w:rsidRPr="00EF36CF">
        <w:rPr>
          <w:rFonts w:ascii="Arial" w:eastAsia="Arial" w:hAnsi="Arial" w:cs="Arial"/>
          <w:color w:val="222222"/>
          <w:sz w:val="24"/>
          <w:szCs w:val="24"/>
          <w:highlight w:val="white"/>
          <w:lang w:val="es-CO"/>
          <w:rPrChange w:id="133" w:author="GONZALO CAMACHO VASQUEZ" w:date="2023-06-02T15:40:00Z">
            <w:rPr>
              <w:rFonts w:ascii="Arial" w:eastAsia="Arial" w:hAnsi="Arial" w:cs="Arial"/>
              <w:color w:val="222222"/>
              <w:sz w:val="24"/>
              <w:szCs w:val="24"/>
              <w:highlight w:val="white"/>
            </w:rPr>
          </w:rPrChange>
        </w:rPr>
        <w:t>IGI Global.</w:t>
      </w:r>
    </w:p>
    <w:p w14:paraId="188E8AE4" w14:textId="19B54881" w:rsidR="00372329" w:rsidRPr="00EF36CF" w:rsidRDefault="00372329">
      <w:pPr>
        <w:shd w:val="clear" w:color="auto" w:fill="FFFFFF"/>
        <w:spacing w:line="360" w:lineRule="auto"/>
        <w:ind w:left="0" w:hanging="2"/>
        <w:jc w:val="both"/>
        <w:rPr>
          <w:ins w:id="134" w:author="GONZALO CAMACHO VÁSQUEZ" w:date="2022-12-20T15:50:00Z"/>
          <w:rFonts w:ascii="Arial" w:eastAsia="Arial" w:hAnsi="Arial" w:cs="Arial"/>
          <w:color w:val="222222"/>
          <w:sz w:val="24"/>
          <w:szCs w:val="24"/>
          <w:lang w:val="es-CO"/>
          <w:rPrChange w:id="135" w:author="GONZALO CAMACHO VASQUEZ" w:date="2023-06-02T15:40:00Z">
            <w:rPr>
              <w:ins w:id="136" w:author="GONZALO CAMACHO VÁSQUEZ" w:date="2022-12-20T15:50:00Z"/>
              <w:rFonts w:ascii="Arial" w:eastAsia="Arial" w:hAnsi="Arial" w:cs="Arial"/>
              <w:color w:val="222222"/>
              <w:sz w:val="24"/>
              <w:szCs w:val="24"/>
            </w:rPr>
          </w:rPrChange>
        </w:rPr>
      </w:pPr>
    </w:p>
    <w:p w14:paraId="10B09D9B" w14:textId="77777777" w:rsidR="00372329" w:rsidRPr="009E1C8C" w:rsidRDefault="00372329" w:rsidP="00372329">
      <w:pPr>
        <w:ind w:left="0" w:hanging="2"/>
        <w:rPr>
          <w:ins w:id="137" w:author="GONZALO CAMACHO VÁSQUEZ" w:date="2022-12-20T15:50:00Z"/>
          <w:rFonts w:ascii="Arial" w:hAnsi="Arial" w:cs="Arial"/>
          <w:color w:val="2E414F"/>
          <w:sz w:val="24"/>
          <w:szCs w:val="24"/>
          <w:shd w:val="clear" w:color="auto" w:fill="FFFFFF"/>
        </w:rPr>
      </w:pPr>
      <w:proofErr w:type="spellStart"/>
      <w:ins w:id="138" w:author="GONZALO CAMACHO VÁSQUEZ" w:date="2022-12-20T15:50:00Z">
        <w:r w:rsidRPr="009E1C8C">
          <w:rPr>
            <w:rFonts w:ascii="Arial" w:hAnsi="Arial" w:cs="Arial"/>
            <w:color w:val="2E414F"/>
            <w:sz w:val="24"/>
            <w:szCs w:val="24"/>
            <w:shd w:val="clear" w:color="auto" w:fill="FFFFFF"/>
            <w:lang w:val="es-CO"/>
          </w:rPr>
          <w:t>Dell’Aquila</w:t>
        </w:r>
        <w:proofErr w:type="spellEnd"/>
        <w:r w:rsidRPr="009E1C8C">
          <w:rPr>
            <w:rFonts w:ascii="Arial" w:hAnsi="Arial" w:cs="Arial"/>
            <w:color w:val="2E414F"/>
            <w:sz w:val="24"/>
            <w:szCs w:val="24"/>
            <w:shd w:val="clear" w:color="auto" w:fill="FFFFFF"/>
            <w:lang w:val="es-CO"/>
          </w:rPr>
          <w:t xml:space="preserve">, E., </w:t>
        </w:r>
        <w:proofErr w:type="spellStart"/>
        <w:r w:rsidRPr="009E1C8C">
          <w:rPr>
            <w:rFonts w:ascii="Arial" w:hAnsi="Arial" w:cs="Arial"/>
            <w:color w:val="2E414F"/>
            <w:sz w:val="24"/>
            <w:szCs w:val="24"/>
            <w:shd w:val="clear" w:color="auto" w:fill="FFFFFF"/>
            <w:lang w:val="es-CO"/>
          </w:rPr>
          <w:t>Vallone</w:t>
        </w:r>
        <w:proofErr w:type="spellEnd"/>
        <w:r w:rsidRPr="009E1C8C">
          <w:rPr>
            <w:rFonts w:ascii="Arial" w:hAnsi="Arial" w:cs="Arial"/>
            <w:color w:val="2E414F"/>
            <w:sz w:val="24"/>
            <w:szCs w:val="24"/>
            <w:shd w:val="clear" w:color="auto" w:fill="FFFFFF"/>
            <w:lang w:val="es-CO"/>
          </w:rPr>
          <w:t xml:space="preserve">, F., </w:t>
        </w:r>
        <w:proofErr w:type="spellStart"/>
        <w:r w:rsidRPr="009E1C8C">
          <w:rPr>
            <w:rFonts w:ascii="Arial" w:hAnsi="Arial" w:cs="Arial"/>
            <w:color w:val="2E414F"/>
            <w:sz w:val="24"/>
            <w:szCs w:val="24"/>
            <w:shd w:val="clear" w:color="auto" w:fill="FFFFFF"/>
            <w:lang w:val="es-CO"/>
          </w:rPr>
          <w:t>Zurlo</w:t>
        </w:r>
        <w:proofErr w:type="spellEnd"/>
        <w:r w:rsidRPr="009E1C8C">
          <w:rPr>
            <w:rFonts w:ascii="Arial" w:hAnsi="Arial" w:cs="Arial"/>
            <w:color w:val="2E414F"/>
            <w:sz w:val="24"/>
            <w:szCs w:val="24"/>
            <w:shd w:val="clear" w:color="auto" w:fill="FFFFFF"/>
            <w:lang w:val="es-CO"/>
          </w:rPr>
          <w:t xml:space="preserve">, M.C., &amp; </w:t>
        </w:r>
        <w:proofErr w:type="spellStart"/>
        <w:r w:rsidRPr="009E1C8C">
          <w:rPr>
            <w:rFonts w:ascii="Arial" w:hAnsi="Arial" w:cs="Arial"/>
            <w:color w:val="2E414F"/>
            <w:sz w:val="24"/>
            <w:szCs w:val="24"/>
            <w:shd w:val="clear" w:color="auto" w:fill="FFFFFF"/>
            <w:lang w:val="es-CO"/>
          </w:rPr>
          <w:t>Marocco</w:t>
        </w:r>
        <w:proofErr w:type="spellEnd"/>
        <w:r w:rsidRPr="009E1C8C">
          <w:rPr>
            <w:rFonts w:ascii="Arial" w:hAnsi="Arial" w:cs="Arial"/>
            <w:color w:val="2E414F"/>
            <w:sz w:val="24"/>
            <w:szCs w:val="24"/>
            <w:shd w:val="clear" w:color="auto" w:fill="FFFFFF"/>
            <w:lang w:val="es-CO"/>
          </w:rPr>
          <w:t xml:space="preserve">, D. (2022). </w:t>
        </w:r>
        <w:r w:rsidRPr="009E1C8C">
          <w:rPr>
            <w:rFonts w:ascii="Arial" w:hAnsi="Arial" w:cs="Arial"/>
            <w:color w:val="2E414F"/>
            <w:sz w:val="24"/>
            <w:szCs w:val="24"/>
            <w:shd w:val="clear" w:color="auto" w:fill="FFFFFF"/>
          </w:rPr>
          <w:t>SG-ACCORD: Designing Virtual Agents for Soft Skills Training in the School Context. </w:t>
        </w:r>
        <w:r w:rsidRPr="009E1C8C">
          <w:rPr>
            <w:rStyle w:val="nfasis"/>
            <w:rFonts w:ascii="Arial" w:hAnsi="Arial" w:cs="Arial"/>
            <w:color w:val="2E414F"/>
            <w:sz w:val="24"/>
            <w:szCs w:val="24"/>
          </w:rPr>
          <w:t>Education Sciences</w:t>
        </w:r>
        <w:r w:rsidRPr="009E1C8C">
          <w:rPr>
            <w:rFonts w:ascii="Arial" w:hAnsi="Arial" w:cs="Arial"/>
            <w:color w:val="2E414F"/>
            <w:sz w:val="24"/>
            <w:szCs w:val="24"/>
            <w:shd w:val="clear" w:color="auto" w:fill="FFFFFF"/>
          </w:rPr>
          <w:t>.</w:t>
        </w:r>
      </w:ins>
    </w:p>
    <w:p w14:paraId="5AAB4B50" w14:textId="77777777" w:rsidR="00372329" w:rsidRDefault="00372329">
      <w:pPr>
        <w:shd w:val="clear" w:color="auto" w:fill="FFFFFF"/>
        <w:spacing w:line="360" w:lineRule="auto"/>
        <w:ind w:left="0" w:hanging="2"/>
        <w:jc w:val="both"/>
        <w:rPr>
          <w:rFonts w:ascii="Arial" w:eastAsia="Arial" w:hAnsi="Arial" w:cs="Arial"/>
          <w:color w:val="222222"/>
          <w:sz w:val="24"/>
          <w:szCs w:val="24"/>
        </w:rPr>
      </w:pPr>
    </w:p>
    <w:p w14:paraId="3F3C0AD0" w14:textId="135247F9" w:rsidR="005D72D0" w:rsidRDefault="00E958A4">
      <w:pPr>
        <w:shd w:val="clear" w:color="auto" w:fill="FFFFFF"/>
        <w:spacing w:line="360" w:lineRule="auto"/>
        <w:ind w:left="0" w:hanging="2"/>
        <w:jc w:val="both"/>
        <w:rPr>
          <w:rFonts w:ascii="Arial" w:eastAsia="Arial" w:hAnsi="Arial" w:cs="Arial"/>
          <w:color w:val="000000"/>
          <w:sz w:val="24"/>
          <w:szCs w:val="24"/>
          <w:highlight w:val="white"/>
        </w:rPr>
      </w:pPr>
      <w:bookmarkStart w:id="139" w:name="_Hlk116314801"/>
      <w:r>
        <w:rPr>
          <w:rFonts w:ascii="Arial" w:eastAsia="Arial" w:hAnsi="Arial" w:cs="Arial"/>
          <w:color w:val="000000"/>
          <w:sz w:val="24"/>
          <w:szCs w:val="24"/>
          <w:highlight w:val="white"/>
        </w:rPr>
        <w:t>Davis, F. D. (1989), Perceived usefulness, perceived ease of use, and user acceptance of information technology, </w:t>
      </w:r>
      <w:r>
        <w:rPr>
          <w:rFonts w:ascii="Arial" w:eastAsia="Arial" w:hAnsi="Arial" w:cs="Arial"/>
          <w:i/>
          <w:color w:val="000000"/>
          <w:sz w:val="24"/>
          <w:szCs w:val="24"/>
          <w:highlight w:val="white"/>
        </w:rPr>
        <w:t>MIS Quarterly,</w:t>
      </w:r>
      <w:r>
        <w:rPr>
          <w:rFonts w:ascii="Arial" w:eastAsia="Arial" w:hAnsi="Arial" w:cs="Arial"/>
          <w:color w:val="000000"/>
          <w:sz w:val="24"/>
          <w:szCs w:val="24"/>
          <w:highlight w:val="white"/>
        </w:rPr>
        <w:t xml:space="preserve"> 13(3), 319-340, </w:t>
      </w:r>
      <w:proofErr w:type="spellStart"/>
      <w:r>
        <w:rPr>
          <w:rFonts w:ascii="Arial" w:eastAsia="Arial" w:hAnsi="Arial" w:cs="Arial"/>
          <w:color w:val="000000"/>
          <w:sz w:val="24"/>
          <w:szCs w:val="24"/>
          <w:highlight w:val="white"/>
        </w:rPr>
        <w:t>doi</w:t>
      </w:r>
      <w:proofErr w:type="spellEnd"/>
      <w:r>
        <w:rPr>
          <w:rFonts w:ascii="Arial" w:eastAsia="Arial" w:hAnsi="Arial" w:cs="Arial"/>
          <w:color w:val="000000"/>
          <w:sz w:val="24"/>
          <w:szCs w:val="24"/>
          <w:highlight w:val="white"/>
        </w:rPr>
        <w:t>: 10.2307/</w:t>
      </w:r>
      <w:proofErr w:type="gramStart"/>
      <w:r>
        <w:rPr>
          <w:rFonts w:ascii="Arial" w:eastAsia="Arial" w:hAnsi="Arial" w:cs="Arial"/>
          <w:color w:val="000000"/>
          <w:sz w:val="24"/>
          <w:szCs w:val="24"/>
          <w:highlight w:val="white"/>
        </w:rPr>
        <w:t>249008 </w:t>
      </w:r>
      <w:r w:rsidR="00C13B9B">
        <w:rPr>
          <w:rFonts w:ascii="Arial" w:eastAsia="Arial" w:hAnsi="Arial" w:cs="Arial"/>
          <w:color w:val="000000"/>
          <w:sz w:val="24"/>
          <w:szCs w:val="24"/>
          <w:highlight w:val="white"/>
        </w:rPr>
        <w:t>.</w:t>
      </w:r>
      <w:proofErr w:type="gramEnd"/>
    </w:p>
    <w:p w14:paraId="569FE2B6" w14:textId="77777777" w:rsidR="00C13B9B" w:rsidRDefault="00C13B9B">
      <w:pPr>
        <w:shd w:val="clear" w:color="auto" w:fill="FFFFFF"/>
        <w:spacing w:line="360" w:lineRule="auto"/>
        <w:ind w:left="0" w:hanging="2"/>
        <w:jc w:val="both"/>
        <w:rPr>
          <w:rFonts w:ascii="Arial" w:eastAsia="Arial" w:hAnsi="Arial" w:cs="Arial"/>
          <w:color w:val="000000"/>
          <w:sz w:val="24"/>
          <w:szCs w:val="24"/>
          <w:highlight w:val="white"/>
        </w:rPr>
      </w:pPr>
    </w:p>
    <w:bookmarkEnd w:id="139"/>
    <w:p w14:paraId="7D7793EB" w14:textId="326ECECE" w:rsidR="005D72D0" w:rsidDel="00E000DB" w:rsidRDefault="00E958A4">
      <w:pPr>
        <w:shd w:val="clear" w:color="auto" w:fill="FFFFFF"/>
        <w:spacing w:line="360" w:lineRule="auto"/>
        <w:ind w:left="0" w:hanging="2"/>
        <w:jc w:val="both"/>
        <w:rPr>
          <w:del w:id="140" w:author="GONZALO CAMACHO VÁSQUEZ" w:date="2022-12-20T14:59:00Z"/>
          <w:rFonts w:ascii="Arial" w:eastAsia="Arial" w:hAnsi="Arial" w:cs="Arial"/>
          <w:sz w:val="24"/>
          <w:szCs w:val="24"/>
        </w:rPr>
      </w:pPr>
      <w:del w:id="141" w:author="GONZALO CAMACHO VÁSQUEZ" w:date="2022-12-20T14:59:00Z">
        <w:r w:rsidDel="00E000DB">
          <w:rPr>
            <w:rFonts w:ascii="Arial" w:eastAsia="Arial" w:hAnsi="Arial" w:cs="Arial"/>
            <w:sz w:val="24"/>
            <w:szCs w:val="24"/>
          </w:rPr>
          <w:delText xml:space="preserve">Dobozy, E. (2017). The Pre-designed Lesson: Teaching with Transdisciplinary Pedagogical Templates (Tpts). </w:delText>
        </w:r>
        <w:r w:rsidDel="00E000DB">
          <w:rPr>
            <w:rFonts w:ascii="Arial" w:eastAsia="Arial" w:hAnsi="Arial" w:cs="Arial"/>
            <w:i/>
            <w:sz w:val="24"/>
            <w:szCs w:val="24"/>
          </w:rPr>
          <w:delText>Technology, Knowledge and Learning</w:delText>
        </w:r>
        <w:r w:rsidDel="00E000DB">
          <w:rPr>
            <w:rFonts w:ascii="Arial" w:eastAsia="Arial" w:hAnsi="Arial" w:cs="Arial"/>
            <w:sz w:val="24"/>
            <w:szCs w:val="24"/>
          </w:rPr>
          <w:delText xml:space="preserve">. 22. 10.1007/s10758-017-9304-5. </w:delText>
        </w:r>
      </w:del>
    </w:p>
    <w:p w14:paraId="6F728DB6" w14:textId="55E79D57" w:rsidR="005D72D0" w:rsidRPr="000A02C7" w:rsidRDefault="00E958A4">
      <w:pPr>
        <w:shd w:val="clear" w:color="auto" w:fill="FFFFFF"/>
        <w:spacing w:line="360" w:lineRule="auto"/>
        <w:ind w:left="0" w:hanging="2"/>
        <w:jc w:val="both"/>
        <w:rPr>
          <w:rFonts w:ascii="Arial" w:eastAsia="Arial" w:hAnsi="Arial" w:cs="Arial"/>
          <w:color w:val="0000FF"/>
          <w:sz w:val="24"/>
          <w:szCs w:val="24"/>
          <w:u w:val="single"/>
        </w:rPr>
      </w:pPr>
      <w:r w:rsidRPr="000A02C7">
        <w:rPr>
          <w:rFonts w:ascii="Arial" w:eastAsia="Arial" w:hAnsi="Arial" w:cs="Arial"/>
          <w:sz w:val="24"/>
          <w:szCs w:val="24"/>
        </w:rPr>
        <w:t xml:space="preserve">Dorner, H., </w:t>
      </w:r>
      <w:r w:rsidR="005A0C11" w:rsidRPr="000A02C7">
        <w:rPr>
          <w:rFonts w:ascii="Arial" w:eastAsia="Arial" w:hAnsi="Arial" w:cs="Arial"/>
          <w:sz w:val="24"/>
          <w:szCs w:val="24"/>
        </w:rPr>
        <w:t xml:space="preserve">&amp; </w:t>
      </w:r>
      <w:r w:rsidRPr="000A02C7">
        <w:rPr>
          <w:rFonts w:ascii="Arial" w:eastAsia="Arial" w:hAnsi="Arial" w:cs="Arial"/>
          <w:sz w:val="24"/>
          <w:szCs w:val="24"/>
        </w:rPr>
        <w:t xml:space="preserve">Kumar, S. (2016). Online Collaborative Mentoring for Technology Integration in Pre-Service Teacher Education. </w:t>
      </w:r>
      <w:proofErr w:type="spellStart"/>
      <w:r w:rsidRPr="000A02C7">
        <w:rPr>
          <w:rFonts w:ascii="Arial" w:eastAsia="Arial" w:hAnsi="Arial" w:cs="Arial"/>
          <w:i/>
          <w:sz w:val="24"/>
          <w:szCs w:val="24"/>
        </w:rPr>
        <w:t>TechTrends</w:t>
      </w:r>
      <w:proofErr w:type="spellEnd"/>
      <w:r w:rsidRPr="000A02C7">
        <w:rPr>
          <w:rFonts w:ascii="Arial" w:eastAsia="Arial" w:hAnsi="Arial" w:cs="Arial"/>
          <w:sz w:val="24"/>
          <w:szCs w:val="24"/>
        </w:rPr>
        <w:t xml:space="preserve"> 60, 48–55 (2016). </w:t>
      </w:r>
      <w:hyperlink r:id="rId22">
        <w:r w:rsidRPr="000A02C7">
          <w:rPr>
            <w:rFonts w:ascii="Arial" w:eastAsia="Arial" w:hAnsi="Arial" w:cs="Arial"/>
            <w:color w:val="0000FF"/>
            <w:sz w:val="24"/>
            <w:szCs w:val="24"/>
            <w:u w:val="single"/>
          </w:rPr>
          <w:t>https://doi.org/10.1007/s11528-015-0016-1</w:t>
        </w:r>
      </w:hyperlink>
    </w:p>
    <w:p w14:paraId="32F2CE8B" w14:textId="0B297E2B" w:rsidR="00C13B9B" w:rsidRDefault="00C13B9B" w:rsidP="00C13B9B">
      <w:pPr>
        <w:shd w:val="clear" w:color="auto" w:fill="FFFFFF"/>
        <w:spacing w:line="360" w:lineRule="auto"/>
        <w:ind w:left="0" w:hanging="2"/>
        <w:jc w:val="both"/>
        <w:rPr>
          <w:rFonts w:ascii="Arial" w:eastAsia="Arial" w:hAnsi="Arial" w:cs="Arial"/>
          <w:color w:val="0000FF"/>
          <w:sz w:val="24"/>
          <w:szCs w:val="24"/>
          <w:u w:val="single"/>
        </w:rPr>
      </w:pPr>
      <w:proofErr w:type="spellStart"/>
      <w:r w:rsidRPr="00EF36CF">
        <w:rPr>
          <w:rFonts w:ascii="Arial" w:eastAsia="Arial" w:hAnsi="Arial" w:cs="Arial"/>
          <w:sz w:val="24"/>
          <w:szCs w:val="24"/>
          <w:rPrChange w:id="142" w:author="GONZALO CAMACHO VASQUEZ" w:date="2023-06-02T15:40:00Z">
            <w:rPr>
              <w:rFonts w:ascii="Arial" w:eastAsia="Arial" w:hAnsi="Arial" w:cs="Arial"/>
              <w:sz w:val="24"/>
              <w:szCs w:val="24"/>
              <w:lang w:val="es-CO"/>
            </w:rPr>
          </w:rPrChange>
        </w:rPr>
        <w:t>Drugova</w:t>
      </w:r>
      <w:proofErr w:type="spellEnd"/>
      <w:r w:rsidRPr="00EF36CF">
        <w:rPr>
          <w:rFonts w:ascii="Arial" w:eastAsia="Arial" w:hAnsi="Arial" w:cs="Arial"/>
          <w:sz w:val="24"/>
          <w:szCs w:val="24"/>
          <w:rPrChange w:id="143" w:author="GONZALO CAMACHO VASQUEZ" w:date="2023-06-02T15:40:00Z">
            <w:rPr>
              <w:rFonts w:ascii="Arial" w:eastAsia="Arial" w:hAnsi="Arial" w:cs="Arial"/>
              <w:sz w:val="24"/>
              <w:szCs w:val="24"/>
              <w:lang w:val="es-CO"/>
            </w:rPr>
          </w:rPrChange>
        </w:rPr>
        <w:t xml:space="preserve">, E., Zhuravleva, I., </w:t>
      </w:r>
      <w:proofErr w:type="spellStart"/>
      <w:r w:rsidRPr="00EF36CF">
        <w:rPr>
          <w:rFonts w:ascii="Arial" w:eastAsia="Arial" w:hAnsi="Arial" w:cs="Arial"/>
          <w:sz w:val="24"/>
          <w:szCs w:val="24"/>
          <w:rPrChange w:id="144" w:author="GONZALO CAMACHO VASQUEZ" w:date="2023-06-02T15:40:00Z">
            <w:rPr>
              <w:rFonts w:ascii="Arial" w:eastAsia="Arial" w:hAnsi="Arial" w:cs="Arial"/>
              <w:sz w:val="24"/>
              <w:szCs w:val="24"/>
              <w:lang w:val="es-CO"/>
            </w:rPr>
          </w:rPrChange>
        </w:rPr>
        <w:t>Aiusheeva</w:t>
      </w:r>
      <w:proofErr w:type="spellEnd"/>
      <w:r w:rsidRPr="00EF36CF">
        <w:rPr>
          <w:rFonts w:ascii="Arial" w:eastAsia="Arial" w:hAnsi="Arial" w:cs="Arial"/>
          <w:sz w:val="24"/>
          <w:szCs w:val="24"/>
          <w:rPrChange w:id="145" w:author="GONZALO CAMACHO VASQUEZ" w:date="2023-06-02T15:40:00Z">
            <w:rPr>
              <w:rFonts w:ascii="Arial" w:eastAsia="Arial" w:hAnsi="Arial" w:cs="Arial"/>
              <w:sz w:val="24"/>
              <w:szCs w:val="24"/>
              <w:lang w:val="es-CO"/>
            </w:rPr>
          </w:rPrChange>
        </w:rPr>
        <w:t xml:space="preserve">, M. et al. </w:t>
      </w:r>
      <w:r w:rsidRPr="00EF36CF">
        <w:rPr>
          <w:rFonts w:ascii="Arial" w:eastAsia="Arial" w:hAnsi="Arial" w:cs="Arial"/>
          <w:sz w:val="24"/>
          <w:szCs w:val="24"/>
        </w:rPr>
        <w:t xml:space="preserve">(2021). </w:t>
      </w:r>
      <w:r>
        <w:rPr>
          <w:rFonts w:ascii="Arial" w:eastAsia="Arial" w:hAnsi="Arial" w:cs="Arial"/>
          <w:sz w:val="24"/>
          <w:szCs w:val="24"/>
        </w:rPr>
        <w:t xml:space="preserve">Toward a model of learning innovation integration: TPACK-SAMR based analysis of the introduction of a digital learning environment in three Russian universities. </w:t>
      </w:r>
      <w:r>
        <w:rPr>
          <w:rFonts w:ascii="Arial" w:eastAsia="Arial" w:hAnsi="Arial" w:cs="Arial"/>
          <w:i/>
          <w:sz w:val="24"/>
          <w:szCs w:val="24"/>
        </w:rPr>
        <w:t>Educ Inf Technol</w:t>
      </w:r>
      <w:r>
        <w:rPr>
          <w:rFonts w:ascii="Arial" w:eastAsia="Arial" w:hAnsi="Arial" w:cs="Arial"/>
          <w:sz w:val="24"/>
          <w:szCs w:val="24"/>
        </w:rPr>
        <w:t xml:space="preserve"> 26, 4925–4942. </w:t>
      </w:r>
      <w:hyperlink r:id="rId23">
        <w:r>
          <w:rPr>
            <w:rFonts w:ascii="Arial" w:eastAsia="Arial" w:hAnsi="Arial" w:cs="Arial"/>
            <w:color w:val="0000FF"/>
            <w:sz w:val="24"/>
            <w:szCs w:val="24"/>
            <w:u w:val="single"/>
          </w:rPr>
          <w:t>https://doi.org/10.1007/s10639-021-10514-2</w:t>
        </w:r>
      </w:hyperlink>
    </w:p>
    <w:p w14:paraId="27EA8636" w14:textId="32561626" w:rsidR="00C13B9B" w:rsidRDefault="00C13B9B" w:rsidP="00C13B9B">
      <w:pPr>
        <w:shd w:val="clear" w:color="auto" w:fill="FFFFFF"/>
        <w:spacing w:line="360" w:lineRule="auto"/>
        <w:ind w:left="0" w:hanging="2"/>
        <w:jc w:val="both"/>
        <w:rPr>
          <w:rFonts w:ascii="Arial" w:eastAsia="Arial" w:hAnsi="Arial" w:cs="Arial"/>
          <w:color w:val="0000FF"/>
          <w:sz w:val="24"/>
          <w:szCs w:val="24"/>
          <w:u w:val="single"/>
          <w:lang w:val="es-CO"/>
        </w:rPr>
      </w:pPr>
      <w:r>
        <w:rPr>
          <w:rFonts w:ascii="Arial" w:eastAsia="Arial" w:hAnsi="Arial" w:cs="Arial"/>
          <w:sz w:val="24"/>
          <w:szCs w:val="24"/>
        </w:rPr>
        <w:t>Horton F.W. Jr. (2008) Understanding Information Literacy: A primer</w:t>
      </w:r>
      <w:r>
        <w:rPr>
          <w:rFonts w:ascii="Arial" w:eastAsia="Arial" w:hAnsi="Arial" w:cs="Arial"/>
          <w:i/>
          <w:sz w:val="24"/>
          <w:szCs w:val="24"/>
        </w:rPr>
        <w:t xml:space="preserve">. </w:t>
      </w:r>
      <w:r w:rsidRPr="00EF36CF">
        <w:rPr>
          <w:rFonts w:ascii="Arial" w:eastAsia="Arial" w:hAnsi="Arial" w:cs="Arial"/>
          <w:i/>
          <w:sz w:val="24"/>
          <w:szCs w:val="24"/>
          <w:lang w:val="es-CO"/>
          <w:rPrChange w:id="146" w:author="GONZALO CAMACHO VASQUEZ" w:date="2023-06-02T15:40:00Z">
            <w:rPr>
              <w:rFonts w:ascii="Arial" w:eastAsia="Arial" w:hAnsi="Arial" w:cs="Arial"/>
              <w:i/>
              <w:sz w:val="24"/>
              <w:szCs w:val="24"/>
            </w:rPr>
          </w:rPrChange>
        </w:rPr>
        <w:t>UNESCO</w:t>
      </w:r>
      <w:r w:rsidRPr="00EF36CF">
        <w:rPr>
          <w:rFonts w:ascii="Arial" w:eastAsia="Arial" w:hAnsi="Arial" w:cs="Arial"/>
          <w:sz w:val="24"/>
          <w:szCs w:val="24"/>
          <w:lang w:val="es-CO"/>
          <w:rPrChange w:id="147" w:author="GONZALO CAMACHO VASQUEZ" w:date="2023-06-02T15:40:00Z">
            <w:rPr>
              <w:rFonts w:ascii="Arial" w:eastAsia="Arial" w:hAnsi="Arial" w:cs="Arial"/>
              <w:sz w:val="24"/>
              <w:szCs w:val="24"/>
            </w:rPr>
          </w:rPrChange>
        </w:rPr>
        <w:t xml:space="preserve">. </w:t>
      </w:r>
      <w:r w:rsidR="00000000">
        <w:fldChar w:fldCharType="begin"/>
      </w:r>
      <w:r w:rsidR="00000000" w:rsidRPr="00EF36CF">
        <w:rPr>
          <w:lang w:val="es-CO"/>
          <w:rPrChange w:id="148" w:author="GONZALO CAMACHO VASQUEZ" w:date="2023-06-02T15:40:00Z">
            <w:rPr/>
          </w:rPrChange>
        </w:rPr>
        <w:instrText>HYPERLINK "https://eduq.info/xmlui/bitstream/handle/11515/17980/157020e.pdf?seq" \h</w:instrText>
      </w:r>
      <w:r w:rsidR="00000000">
        <w:fldChar w:fldCharType="separate"/>
      </w:r>
      <w:r w:rsidRPr="00F95CF4">
        <w:rPr>
          <w:rFonts w:ascii="Arial" w:eastAsia="Arial" w:hAnsi="Arial" w:cs="Arial"/>
          <w:color w:val="0000FF"/>
          <w:sz w:val="24"/>
          <w:szCs w:val="24"/>
          <w:u w:val="single"/>
          <w:lang w:val="es-CO"/>
        </w:rPr>
        <w:t>https://eduq.info/xmlui/bitstream/handle/11515/17980/157020e.pdf?seq</w:t>
      </w:r>
      <w:r w:rsidR="00000000">
        <w:rPr>
          <w:rFonts w:ascii="Arial" w:eastAsia="Arial" w:hAnsi="Arial" w:cs="Arial"/>
          <w:color w:val="0000FF"/>
          <w:sz w:val="24"/>
          <w:szCs w:val="24"/>
          <w:u w:val="single"/>
          <w:lang w:val="es-CO"/>
        </w:rPr>
        <w:fldChar w:fldCharType="end"/>
      </w:r>
    </w:p>
    <w:p w14:paraId="1CF36281" w14:textId="4FD6B6A0" w:rsidR="005D72D0" w:rsidRDefault="00E958A4">
      <w:pPr>
        <w:shd w:val="clear" w:color="auto" w:fill="FFFFFF"/>
        <w:spacing w:line="360" w:lineRule="auto"/>
        <w:ind w:left="0" w:hanging="2"/>
        <w:jc w:val="both"/>
        <w:rPr>
          <w:rFonts w:ascii="Arial" w:eastAsia="Arial" w:hAnsi="Arial" w:cs="Arial"/>
          <w:sz w:val="24"/>
          <w:szCs w:val="24"/>
          <w:lang w:val="es-CO"/>
        </w:rPr>
      </w:pPr>
      <w:r w:rsidRPr="005367A9">
        <w:rPr>
          <w:rFonts w:ascii="Arial" w:eastAsia="Arial" w:hAnsi="Arial" w:cs="Arial"/>
          <w:sz w:val="24"/>
          <w:szCs w:val="24"/>
          <w:lang w:val="es-CO"/>
        </w:rPr>
        <w:t xml:space="preserve">Esteve F., Castañeda L., Adell, J. (2018). Un Modelo Holístico de Competencia Docente para el Mundo Digital. </w:t>
      </w:r>
      <w:r w:rsidRPr="005A0C11">
        <w:rPr>
          <w:rFonts w:ascii="Arial" w:eastAsia="Arial" w:hAnsi="Arial" w:cs="Arial"/>
          <w:i/>
          <w:iCs/>
          <w:sz w:val="24"/>
          <w:szCs w:val="24"/>
          <w:lang w:val="es-CO"/>
        </w:rPr>
        <w:t>Revista Interuniversitaria de Formación del Profesorado</w:t>
      </w:r>
      <w:r w:rsidRPr="005367A9">
        <w:rPr>
          <w:rFonts w:ascii="Arial" w:eastAsia="Arial" w:hAnsi="Arial" w:cs="Arial"/>
          <w:sz w:val="24"/>
          <w:szCs w:val="24"/>
          <w:lang w:val="es-CO"/>
        </w:rPr>
        <w:t>, 2018, 32.1</w:t>
      </w:r>
      <w:r w:rsidR="00C13B9B">
        <w:rPr>
          <w:rFonts w:ascii="Arial" w:eastAsia="Arial" w:hAnsi="Arial" w:cs="Arial"/>
          <w:sz w:val="24"/>
          <w:szCs w:val="24"/>
          <w:lang w:val="es-CO"/>
        </w:rPr>
        <w:t>.</w:t>
      </w:r>
    </w:p>
    <w:p w14:paraId="4016A9FB" w14:textId="0FA582C1" w:rsidR="005D72D0" w:rsidRDefault="00E958A4">
      <w:pPr>
        <w:spacing w:line="360" w:lineRule="auto"/>
        <w:ind w:left="0" w:hanging="2"/>
        <w:jc w:val="both"/>
        <w:rPr>
          <w:rFonts w:ascii="Arial" w:eastAsia="Arial" w:hAnsi="Arial" w:cs="Arial"/>
          <w:color w:val="0000FF"/>
          <w:sz w:val="22"/>
          <w:szCs w:val="22"/>
          <w:highlight w:val="white"/>
          <w:u w:val="single"/>
        </w:rPr>
      </w:pPr>
      <w:proofErr w:type="spellStart"/>
      <w:r w:rsidRPr="005367A9">
        <w:rPr>
          <w:rFonts w:ascii="Arial" w:eastAsia="Arial" w:hAnsi="Arial" w:cs="Arial"/>
          <w:color w:val="000000"/>
          <w:sz w:val="24"/>
          <w:szCs w:val="24"/>
          <w:highlight w:val="white"/>
          <w:lang w:val="es-CO"/>
        </w:rPr>
        <w:lastRenderedPageBreak/>
        <w:t>Fernandes</w:t>
      </w:r>
      <w:proofErr w:type="spellEnd"/>
      <w:r w:rsidRPr="005367A9">
        <w:rPr>
          <w:rFonts w:ascii="Arial" w:eastAsia="Arial" w:hAnsi="Arial" w:cs="Arial"/>
          <w:color w:val="000000"/>
          <w:sz w:val="24"/>
          <w:szCs w:val="24"/>
          <w:highlight w:val="white"/>
          <w:lang w:val="es-CO"/>
        </w:rPr>
        <w:t xml:space="preserve">, A. M. d. S. (2017). </w:t>
      </w:r>
      <w:r>
        <w:rPr>
          <w:rFonts w:ascii="Arial" w:eastAsia="Arial" w:hAnsi="Arial" w:cs="Arial"/>
          <w:i/>
          <w:color w:val="000000"/>
          <w:sz w:val="24"/>
          <w:szCs w:val="24"/>
          <w:highlight w:val="white"/>
        </w:rPr>
        <w:t xml:space="preserve">Teachers’ perceptions of using blogs in EFL classes in </w:t>
      </w:r>
      <w:proofErr w:type="spellStart"/>
      <w:r>
        <w:rPr>
          <w:rFonts w:ascii="Arial" w:eastAsia="Arial" w:hAnsi="Arial" w:cs="Arial"/>
          <w:i/>
          <w:color w:val="000000"/>
          <w:sz w:val="24"/>
          <w:szCs w:val="24"/>
          <w:highlight w:val="white"/>
        </w:rPr>
        <w:t>portugal</w:t>
      </w:r>
      <w:proofErr w:type="spellEnd"/>
      <w:r>
        <w:rPr>
          <w:rFonts w:ascii="Arial" w:eastAsia="Arial" w:hAnsi="Arial" w:cs="Arial"/>
          <w:i/>
          <w:color w:val="000000"/>
          <w:sz w:val="24"/>
          <w:szCs w:val="24"/>
          <w:highlight w:val="white"/>
        </w:rPr>
        <w:t xml:space="preserve"> </w:t>
      </w:r>
      <w:r>
        <w:rPr>
          <w:rFonts w:ascii="Arial" w:eastAsia="Arial" w:hAnsi="Arial" w:cs="Arial"/>
          <w:color w:val="000000"/>
          <w:sz w:val="24"/>
          <w:szCs w:val="24"/>
          <w:highlight w:val="white"/>
        </w:rPr>
        <w:t xml:space="preserve">(Order No. 28755731). Available from ProQuest Dissertations &amp; Theses Global. (2587756439). Retrieved from </w:t>
      </w:r>
      <w:hyperlink r:id="rId24">
        <w:r>
          <w:rPr>
            <w:rFonts w:ascii="Arial" w:eastAsia="Arial" w:hAnsi="Arial" w:cs="Arial"/>
            <w:color w:val="0000FF"/>
            <w:sz w:val="22"/>
            <w:szCs w:val="22"/>
            <w:highlight w:val="white"/>
            <w:u w:val="single"/>
          </w:rPr>
          <w:t>http://www.ujaen.debiblio.com/login?&amp;url=https://www.proquest.com/dissertations-theses/teachers-perceptions-using-blogs-efl-classes/docview/2587756439/se-2?accountid=14555</w:t>
        </w:r>
      </w:hyperlink>
    </w:p>
    <w:p w14:paraId="4083E816" w14:textId="1F67606B" w:rsidR="005D72D0" w:rsidRDefault="00E958A4">
      <w:pPr>
        <w:shd w:val="clear" w:color="auto" w:fill="FFFFFF"/>
        <w:spacing w:line="360" w:lineRule="auto"/>
        <w:ind w:left="0" w:hanging="2"/>
        <w:rPr>
          <w:rFonts w:ascii="Arial" w:eastAsia="Arial" w:hAnsi="Arial" w:cs="Arial"/>
          <w:color w:val="232323"/>
          <w:sz w:val="24"/>
          <w:szCs w:val="24"/>
          <w:highlight w:val="white"/>
        </w:rPr>
      </w:pPr>
      <w:r>
        <w:rPr>
          <w:rFonts w:ascii="Arial" w:eastAsia="Arial" w:hAnsi="Arial" w:cs="Arial"/>
          <w:color w:val="232323"/>
          <w:sz w:val="24"/>
          <w:szCs w:val="24"/>
          <w:highlight w:val="white"/>
        </w:rPr>
        <w:t xml:space="preserve">Freire, P. (1970). </w:t>
      </w:r>
      <w:r w:rsidRPr="005A0C11">
        <w:rPr>
          <w:rFonts w:ascii="Arial" w:eastAsia="Arial" w:hAnsi="Arial" w:cs="Arial"/>
          <w:i/>
          <w:iCs/>
          <w:color w:val="232323"/>
          <w:sz w:val="24"/>
          <w:szCs w:val="24"/>
          <w:highlight w:val="white"/>
        </w:rPr>
        <w:t>Pedagogy of the Oppressed</w:t>
      </w:r>
      <w:r>
        <w:rPr>
          <w:rFonts w:ascii="Arial" w:eastAsia="Arial" w:hAnsi="Arial" w:cs="Arial"/>
          <w:color w:val="232323"/>
          <w:sz w:val="24"/>
          <w:szCs w:val="24"/>
          <w:highlight w:val="white"/>
        </w:rPr>
        <w:t>. New York: Seabury Press.</w:t>
      </w:r>
    </w:p>
    <w:p w14:paraId="1F6B6F08" w14:textId="52F2AEB3" w:rsidR="005D72D0" w:rsidRDefault="00E958A4">
      <w:pPr>
        <w:pBdr>
          <w:top w:val="nil"/>
          <w:left w:val="nil"/>
          <w:bottom w:val="nil"/>
          <w:right w:val="nil"/>
          <w:between w:val="nil"/>
        </w:pBdr>
        <w:shd w:val="clear" w:color="auto" w:fill="FFFFFF"/>
        <w:spacing w:line="360" w:lineRule="auto"/>
        <w:ind w:left="0" w:hanging="2"/>
        <w:jc w:val="both"/>
        <w:rPr>
          <w:rFonts w:ascii="Arial" w:eastAsia="Arial" w:hAnsi="Arial" w:cs="Arial"/>
          <w:color w:val="000000"/>
          <w:sz w:val="24"/>
          <w:szCs w:val="24"/>
        </w:rPr>
      </w:pPr>
      <w:r>
        <w:rPr>
          <w:rFonts w:ascii="Arial" w:eastAsia="Arial" w:hAnsi="Arial" w:cs="Arial"/>
          <w:color w:val="000000"/>
          <w:sz w:val="24"/>
          <w:szCs w:val="24"/>
        </w:rPr>
        <w:t xml:space="preserve">Jahnke, I. &amp; </w:t>
      </w:r>
      <w:proofErr w:type="spellStart"/>
      <w:r>
        <w:rPr>
          <w:rFonts w:ascii="Arial" w:eastAsia="Arial" w:hAnsi="Arial" w:cs="Arial"/>
          <w:color w:val="000000"/>
          <w:sz w:val="24"/>
          <w:szCs w:val="24"/>
        </w:rPr>
        <w:t>Bergström</w:t>
      </w:r>
      <w:proofErr w:type="spellEnd"/>
      <w:r>
        <w:rPr>
          <w:rFonts w:ascii="Arial" w:eastAsia="Arial" w:hAnsi="Arial" w:cs="Arial"/>
          <w:color w:val="000000"/>
          <w:sz w:val="24"/>
          <w:szCs w:val="24"/>
        </w:rPr>
        <w:t xml:space="preserve">, P. &amp; </w:t>
      </w:r>
      <w:proofErr w:type="spellStart"/>
      <w:r>
        <w:rPr>
          <w:rFonts w:ascii="Arial" w:eastAsia="Arial" w:hAnsi="Arial" w:cs="Arial"/>
          <w:color w:val="000000"/>
          <w:sz w:val="24"/>
          <w:szCs w:val="24"/>
        </w:rPr>
        <w:t>Mårell</w:t>
      </w:r>
      <w:proofErr w:type="spellEnd"/>
      <w:r>
        <w:rPr>
          <w:rFonts w:ascii="Arial" w:eastAsia="Arial" w:hAnsi="Arial" w:cs="Arial"/>
          <w:color w:val="000000"/>
          <w:sz w:val="24"/>
          <w:szCs w:val="24"/>
        </w:rPr>
        <w:t xml:space="preserve">-Olsson, E. &amp; </w:t>
      </w:r>
      <w:proofErr w:type="spellStart"/>
      <w:r>
        <w:rPr>
          <w:rFonts w:ascii="Arial" w:eastAsia="Arial" w:hAnsi="Arial" w:cs="Arial"/>
          <w:color w:val="000000"/>
          <w:sz w:val="24"/>
          <w:szCs w:val="24"/>
        </w:rPr>
        <w:t>Häll</w:t>
      </w:r>
      <w:proofErr w:type="spellEnd"/>
      <w:r>
        <w:rPr>
          <w:rFonts w:ascii="Arial" w:eastAsia="Arial" w:hAnsi="Arial" w:cs="Arial"/>
          <w:color w:val="000000"/>
          <w:sz w:val="24"/>
          <w:szCs w:val="24"/>
        </w:rPr>
        <w:t>, L. &amp; Kumar, S. (2017). Digital Didactical Designs as research framework: iPad integration in Nordic schools. Computers &amp; Education. 113. 10.1016/j.compedu.2017.05.006.</w:t>
      </w:r>
    </w:p>
    <w:p w14:paraId="778F53FA" w14:textId="2AF96396" w:rsidR="005D72D0" w:rsidDel="00E000DB" w:rsidRDefault="00E958A4">
      <w:pPr>
        <w:shd w:val="clear" w:color="auto" w:fill="FFFFFF"/>
        <w:spacing w:line="360" w:lineRule="auto"/>
        <w:ind w:left="0" w:hanging="2"/>
        <w:jc w:val="both"/>
        <w:rPr>
          <w:del w:id="149" w:author="GONZALO CAMACHO VÁSQUEZ" w:date="2022-12-20T14:58:00Z"/>
          <w:rFonts w:ascii="Arial" w:eastAsia="Arial" w:hAnsi="Arial" w:cs="Arial"/>
          <w:sz w:val="24"/>
          <w:szCs w:val="24"/>
        </w:rPr>
      </w:pPr>
      <w:del w:id="150" w:author="GONZALO CAMACHO VÁSQUEZ" w:date="2022-12-20T14:58:00Z">
        <w:r w:rsidRPr="004D7BDC" w:rsidDel="00E000DB">
          <w:rPr>
            <w:rFonts w:ascii="Arial" w:eastAsia="Arial" w:hAnsi="Arial" w:cs="Arial"/>
            <w:sz w:val="24"/>
            <w:szCs w:val="24"/>
          </w:rPr>
          <w:delText xml:space="preserve">Guastii, L., Cinganotto, L., Panzavolta, S. &amp; Garista, P., </w:delText>
        </w:r>
        <w:r w:rsidR="00587F00" w:rsidRPr="004D7BDC" w:rsidDel="00E000DB">
          <w:rPr>
            <w:rFonts w:ascii="Arial" w:eastAsia="Arial" w:hAnsi="Arial" w:cs="Arial"/>
            <w:sz w:val="24"/>
            <w:szCs w:val="24"/>
          </w:rPr>
          <w:delText xml:space="preserve">&amp; </w:delText>
        </w:r>
        <w:r w:rsidRPr="004D7BDC" w:rsidDel="00E000DB">
          <w:rPr>
            <w:rFonts w:ascii="Arial" w:eastAsia="Arial" w:hAnsi="Arial" w:cs="Arial"/>
            <w:sz w:val="24"/>
            <w:szCs w:val="24"/>
          </w:rPr>
          <w:delText xml:space="preserve">Dourmashkin, P. (2016). </w:delText>
        </w:r>
        <w:r w:rsidDel="00E000DB">
          <w:rPr>
            <w:rFonts w:ascii="Arial" w:eastAsia="Arial" w:hAnsi="Arial" w:cs="Arial"/>
            <w:sz w:val="24"/>
            <w:szCs w:val="24"/>
          </w:rPr>
          <w:delText xml:space="preserve">TEAL as an innovative teaching model Insights from “Educational Avant-Garde'' Movement in Italy. </w:delText>
        </w:r>
        <w:r w:rsidDel="00E000DB">
          <w:rPr>
            <w:rFonts w:ascii="Arial" w:eastAsia="Arial" w:hAnsi="Arial" w:cs="Arial"/>
            <w:i/>
            <w:sz w:val="24"/>
            <w:szCs w:val="24"/>
          </w:rPr>
          <w:delText>Journal of E-Learning and Knowledge Society</w:delText>
        </w:r>
        <w:r w:rsidDel="00E000DB">
          <w:rPr>
            <w:rFonts w:ascii="Arial" w:eastAsia="Arial" w:hAnsi="Arial" w:cs="Arial"/>
            <w:sz w:val="24"/>
            <w:szCs w:val="24"/>
          </w:rPr>
          <w:delText>. 12. 10.20368/1971-8829/1130.</w:delText>
        </w:r>
      </w:del>
    </w:p>
    <w:p w14:paraId="1868CC15" w14:textId="7C7BA9A6" w:rsidR="005D72D0" w:rsidRDefault="00E958A4">
      <w:pPr>
        <w:shd w:val="clear" w:color="auto" w:fill="FFFFFF"/>
        <w:spacing w:line="360" w:lineRule="auto"/>
        <w:ind w:left="0" w:hanging="2"/>
        <w:jc w:val="both"/>
        <w:rPr>
          <w:rFonts w:ascii="Arial" w:eastAsia="Arial" w:hAnsi="Arial" w:cs="Arial"/>
          <w:color w:val="0000FF"/>
          <w:sz w:val="24"/>
          <w:szCs w:val="24"/>
          <w:u w:val="single"/>
        </w:rPr>
      </w:pPr>
      <w:r>
        <w:rPr>
          <w:rFonts w:ascii="Arial" w:eastAsia="Arial" w:hAnsi="Arial" w:cs="Arial"/>
          <w:sz w:val="24"/>
          <w:szCs w:val="24"/>
        </w:rPr>
        <w:t xml:space="preserve">Hosseini, Z., </w:t>
      </w:r>
      <w:proofErr w:type="spellStart"/>
      <w:r>
        <w:rPr>
          <w:rFonts w:ascii="Arial" w:eastAsia="Arial" w:hAnsi="Arial" w:cs="Arial"/>
          <w:sz w:val="24"/>
          <w:szCs w:val="24"/>
        </w:rPr>
        <w:t>Hytönen</w:t>
      </w:r>
      <w:proofErr w:type="spellEnd"/>
      <w:r>
        <w:rPr>
          <w:rFonts w:ascii="Arial" w:eastAsia="Arial" w:hAnsi="Arial" w:cs="Arial"/>
          <w:sz w:val="24"/>
          <w:szCs w:val="24"/>
        </w:rPr>
        <w:t xml:space="preserve">, K., </w:t>
      </w:r>
      <w:r w:rsidR="00587F00">
        <w:rPr>
          <w:rFonts w:ascii="Arial" w:eastAsia="Arial" w:hAnsi="Arial" w:cs="Arial"/>
          <w:sz w:val="24"/>
          <w:szCs w:val="24"/>
        </w:rPr>
        <w:t xml:space="preserve">&amp; </w:t>
      </w:r>
      <w:proofErr w:type="spellStart"/>
      <w:r>
        <w:rPr>
          <w:rFonts w:ascii="Arial" w:eastAsia="Arial" w:hAnsi="Arial" w:cs="Arial"/>
          <w:sz w:val="24"/>
          <w:szCs w:val="24"/>
        </w:rPr>
        <w:t>Kinnunen</w:t>
      </w:r>
      <w:proofErr w:type="spellEnd"/>
      <w:r>
        <w:rPr>
          <w:rFonts w:ascii="Arial" w:eastAsia="Arial" w:hAnsi="Arial" w:cs="Arial"/>
          <w:sz w:val="24"/>
          <w:szCs w:val="24"/>
        </w:rPr>
        <w:t xml:space="preserve">, J. (2021). Introducing technological pedagogical content design: A model for transforming knowledge into practice. </w:t>
      </w:r>
      <w:r>
        <w:rPr>
          <w:rFonts w:ascii="Arial" w:eastAsia="Arial" w:hAnsi="Arial" w:cs="Arial"/>
          <w:i/>
          <w:sz w:val="24"/>
          <w:szCs w:val="24"/>
        </w:rPr>
        <w:t>Knowledge Management &amp; E-Learning,</w:t>
      </w:r>
      <w:r>
        <w:rPr>
          <w:rFonts w:ascii="Arial" w:eastAsia="Arial" w:hAnsi="Arial" w:cs="Arial"/>
          <w:sz w:val="24"/>
          <w:szCs w:val="24"/>
        </w:rPr>
        <w:t xml:space="preserve"> 13(4), 630–645. </w:t>
      </w:r>
      <w:hyperlink r:id="rId25">
        <w:r>
          <w:rPr>
            <w:rFonts w:ascii="Arial" w:eastAsia="Arial" w:hAnsi="Arial" w:cs="Arial"/>
            <w:color w:val="0000FF"/>
            <w:sz w:val="24"/>
            <w:szCs w:val="24"/>
            <w:u w:val="single"/>
          </w:rPr>
          <w:t>https://doi.org/10.34105/j.kmel.2021.13.031</w:t>
        </w:r>
      </w:hyperlink>
    </w:p>
    <w:p w14:paraId="2F28407D" w14:textId="363EC690" w:rsidR="00C13B9B" w:rsidRDefault="00C13B9B">
      <w:pPr>
        <w:shd w:val="clear" w:color="auto" w:fill="FFFFFF"/>
        <w:spacing w:line="360" w:lineRule="auto"/>
        <w:ind w:left="0" w:hanging="2"/>
        <w:jc w:val="both"/>
        <w:rPr>
          <w:rFonts w:ascii="Arial" w:eastAsia="Arial" w:hAnsi="Arial" w:cs="Arial"/>
          <w:color w:val="0000FF"/>
          <w:sz w:val="24"/>
          <w:szCs w:val="24"/>
          <w:u w:val="single"/>
        </w:rPr>
      </w:pPr>
    </w:p>
    <w:p w14:paraId="3D71298E" w14:textId="6F1759CB" w:rsidR="00C13B9B" w:rsidDel="00E000DB" w:rsidRDefault="00C13B9B" w:rsidP="00C13B9B">
      <w:pPr>
        <w:shd w:val="clear" w:color="auto" w:fill="FFFFFF"/>
        <w:spacing w:line="360" w:lineRule="auto"/>
        <w:ind w:left="0" w:hanging="2"/>
        <w:jc w:val="both"/>
        <w:rPr>
          <w:del w:id="151" w:author="GONZALO CAMACHO VÁSQUEZ" w:date="2022-12-20T14:58:00Z"/>
          <w:rFonts w:ascii="Arial" w:eastAsia="Arial" w:hAnsi="Arial" w:cs="Arial"/>
          <w:color w:val="0000FF"/>
          <w:sz w:val="24"/>
          <w:szCs w:val="24"/>
          <w:u w:val="single"/>
        </w:rPr>
      </w:pPr>
      <w:del w:id="152" w:author="GONZALO CAMACHO VÁSQUEZ" w:date="2022-12-20T14:58:00Z">
        <w:r w:rsidRPr="00E000DB" w:rsidDel="00E000DB">
          <w:rPr>
            <w:rFonts w:ascii="Arial" w:eastAsia="Arial" w:hAnsi="Arial" w:cs="Arial"/>
            <w:sz w:val="24"/>
            <w:szCs w:val="24"/>
            <w:rPrChange w:id="153" w:author="GONZALO CAMACHO VÁSQUEZ" w:date="2022-12-20T14:58:00Z">
              <w:rPr>
                <w:rFonts w:ascii="Arial" w:eastAsia="Arial" w:hAnsi="Arial" w:cs="Arial"/>
                <w:sz w:val="24"/>
                <w:szCs w:val="24"/>
                <w:lang w:val="es-CO"/>
              </w:rPr>
            </w:rPrChange>
          </w:rPr>
          <w:delText xml:space="preserve">Jaramillo M., C. O., Conde Pinzón, G. E., Londoño Villamil, G. (2020). </w:delText>
        </w:r>
        <w:r w:rsidRPr="005367A9" w:rsidDel="00E000DB">
          <w:rPr>
            <w:rFonts w:ascii="Arial" w:eastAsia="Arial" w:hAnsi="Arial" w:cs="Arial"/>
            <w:sz w:val="24"/>
            <w:szCs w:val="24"/>
            <w:lang w:val="es-CO"/>
          </w:rPr>
          <w:delText>Modelo de diseño didáctico para la construcción de cursos virtuales: Una propuesta en la modalidad de educación a distancia de la Universidad de la Amazonia. </w:delText>
        </w:r>
        <w:r w:rsidDel="00E000DB">
          <w:rPr>
            <w:rFonts w:ascii="Arial" w:eastAsia="Arial" w:hAnsi="Arial" w:cs="Arial"/>
            <w:i/>
            <w:sz w:val="24"/>
            <w:szCs w:val="24"/>
          </w:rPr>
          <w:delText>Academia Y Virtualidad</w:delText>
        </w:r>
        <w:r w:rsidDel="00E000DB">
          <w:rPr>
            <w:rFonts w:ascii="Arial" w:eastAsia="Arial" w:hAnsi="Arial" w:cs="Arial"/>
            <w:sz w:val="24"/>
            <w:szCs w:val="24"/>
          </w:rPr>
          <w:delText xml:space="preserve">, 13(1), 23-36. </w:delText>
        </w:r>
        <w:r w:rsidDel="00E000DB">
          <w:fldChar w:fldCharType="begin"/>
        </w:r>
        <w:r w:rsidDel="00E000DB">
          <w:delInstrText>HYPERLINK "https://doi.org/10.18359/ravi.2812" \h</w:delInstrText>
        </w:r>
        <w:r w:rsidDel="00E000DB">
          <w:fldChar w:fldCharType="separate"/>
        </w:r>
        <w:r w:rsidDel="00E000DB">
          <w:rPr>
            <w:rFonts w:ascii="Arial" w:eastAsia="Arial" w:hAnsi="Arial" w:cs="Arial"/>
            <w:color w:val="0000FF"/>
            <w:sz w:val="24"/>
            <w:szCs w:val="24"/>
            <w:u w:val="single"/>
          </w:rPr>
          <w:delText>https://doi.org/10.18359/ravi.2812</w:delText>
        </w:r>
        <w:r w:rsidDel="00E000DB">
          <w:rPr>
            <w:rFonts w:ascii="Arial" w:eastAsia="Arial" w:hAnsi="Arial" w:cs="Arial"/>
            <w:color w:val="0000FF"/>
            <w:sz w:val="24"/>
            <w:szCs w:val="24"/>
            <w:u w:val="single"/>
          </w:rPr>
          <w:fldChar w:fldCharType="end"/>
        </w:r>
      </w:del>
    </w:p>
    <w:p w14:paraId="08E9A798" w14:textId="2936C113" w:rsidR="005D72D0" w:rsidRPr="00EF36CF" w:rsidRDefault="00E958A4">
      <w:pPr>
        <w:shd w:val="clear" w:color="auto" w:fill="FFFFFF"/>
        <w:spacing w:line="360" w:lineRule="auto"/>
        <w:ind w:left="0" w:hanging="2"/>
        <w:jc w:val="both"/>
        <w:rPr>
          <w:ins w:id="154" w:author="GONZALO CAMACHO VÁSQUEZ" w:date="2022-12-20T15:49:00Z"/>
          <w:rFonts w:ascii="Arial" w:eastAsia="Arial" w:hAnsi="Arial" w:cs="Arial"/>
          <w:sz w:val="24"/>
          <w:szCs w:val="24"/>
          <w:lang w:val="es-CO"/>
          <w:rPrChange w:id="155" w:author="GONZALO CAMACHO VASQUEZ" w:date="2023-06-02T15:40:00Z">
            <w:rPr>
              <w:ins w:id="156" w:author="GONZALO CAMACHO VÁSQUEZ" w:date="2022-12-20T15:49:00Z"/>
              <w:rFonts w:ascii="Arial" w:eastAsia="Arial" w:hAnsi="Arial" w:cs="Arial"/>
              <w:sz w:val="24"/>
              <w:szCs w:val="24"/>
            </w:rPr>
          </w:rPrChange>
        </w:rPr>
      </w:pPr>
      <w:proofErr w:type="spellStart"/>
      <w:r>
        <w:rPr>
          <w:rFonts w:ascii="Arial" w:eastAsia="Arial" w:hAnsi="Arial" w:cs="Arial"/>
          <w:sz w:val="24"/>
          <w:szCs w:val="24"/>
        </w:rPr>
        <w:t>Kumaravadivelu</w:t>
      </w:r>
      <w:proofErr w:type="spellEnd"/>
      <w:r>
        <w:rPr>
          <w:rFonts w:ascii="Arial" w:eastAsia="Arial" w:hAnsi="Arial" w:cs="Arial"/>
          <w:sz w:val="24"/>
          <w:szCs w:val="24"/>
        </w:rPr>
        <w:t xml:space="preserve">, B. (1994). The </w:t>
      </w:r>
      <w:proofErr w:type="spellStart"/>
      <w:r>
        <w:rPr>
          <w:rFonts w:ascii="Arial" w:eastAsia="Arial" w:hAnsi="Arial" w:cs="Arial"/>
          <w:sz w:val="24"/>
          <w:szCs w:val="24"/>
        </w:rPr>
        <w:t>postmethod</w:t>
      </w:r>
      <w:proofErr w:type="spellEnd"/>
      <w:r>
        <w:rPr>
          <w:rFonts w:ascii="Arial" w:eastAsia="Arial" w:hAnsi="Arial" w:cs="Arial"/>
          <w:sz w:val="24"/>
          <w:szCs w:val="24"/>
        </w:rPr>
        <w:t xml:space="preserve"> condition: Emerging strategies for second/foreign language teaching [J]. </w:t>
      </w:r>
      <w:r w:rsidRPr="00EF36CF">
        <w:rPr>
          <w:rFonts w:ascii="Arial" w:eastAsia="Arial" w:hAnsi="Arial" w:cs="Arial"/>
          <w:i/>
          <w:sz w:val="24"/>
          <w:szCs w:val="24"/>
          <w:lang w:val="es-CO"/>
          <w:rPrChange w:id="157" w:author="GONZALO CAMACHO VASQUEZ" w:date="2023-06-02T15:40:00Z">
            <w:rPr>
              <w:rFonts w:ascii="Arial" w:eastAsia="Arial" w:hAnsi="Arial" w:cs="Arial"/>
              <w:i/>
              <w:sz w:val="24"/>
              <w:szCs w:val="24"/>
            </w:rPr>
          </w:rPrChange>
        </w:rPr>
        <w:t xml:space="preserve">TESOL </w:t>
      </w:r>
      <w:proofErr w:type="spellStart"/>
      <w:r w:rsidRPr="00EF36CF">
        <w:rPr>
          <w:rFonts w:ascii="Arial" w:eastAsia="Arial" w:hAnsi="Arial" w:cs="Arial"/>
          <w:i/>
          <w:sz w:val="24"/>
          <w:szCs w:val="24"/>
          <w:lang w:val="es-CO"/>
          <w:rPrChange w:id="158" w:author="GONZALO CAMACHO VASQUEZ" w:date="2023-06-02T15:40:00Z">
            <w:rPr>
              <w:rFonts w:ascii="Arial" w:eastAsia="Arial" w:hAnsi="Arial" w:cs="Arial"/>
              <w:i/>
              <w:sz w:val="24"/>
              <w:szCs w:val="24"/>
            </w:rPr>
          </w:rPrChange>
        </w:rPr>
        <w:t>Quarterly</w:t>
      </w:r>
      <w:proofErr w:type="spellEnd"/>
      <w:r w:rsidRPr="00EF36CF">
        <w:rPr>
          <w:rFonts w:ascii="Arial" w:eastAsia="Arial" w:hAnsi="Arial" w:cs="Arial"/>
          <w:sz w:val="24"/>
          <w:szCs w:val="24"/>
          <w:lang w:val="es-CO"/>
          <w:rPrChange w:id="159" w:author="GONZALO CAMACHO VASQUEZ" w:date="2023-06-02T15:40:00Z">
            <w:rPr>
              <w:rFonts w:ascii="Arial" w:eastAsia="Arial" w:hAnsi="Arial" w:cs="Arial"/>
              <w:sz w:val="24"/>
              <w:szCs w:val="24"/>
            </w:rPr>
          </w:rPrChange>
        </w:rPr>
        <w:t>, 28, 27-47.</w:t>
      </w:r>
    </w:p>
    <w:p w14:paraId="3499B3CB" w14:textId="0F4F2B91" w:rsidR="00372329" w:rsidRPr="00EF36CF" w:rsidRDefault="00372329">
      <w:pPr>
        <w:shd w:val="clear" w:color="auto" w:fill="FFFFFF"/>
        <w:spacing w:line="360" w:lineRule="auto"/>
        <w:ind w:left="0" w:hanging="2"/>
        <w:jc w:val="both"/>
        <w:rPr>
          <w:ins w:id="160" w:author="GONZALO CAMACHO VÁSQUEZ" w:date="2022-12-20T15:49:00Z"/>
          <w:rFonts w:ascii="Arial" w:eastAsia="Arial" w:hAnsi="Arial" w:cs="Arial"/>
          <w:sz w:val="24"/>
          <w:szCs w:val="24"/>
          <w:lang w:val="es-CO"/>
          <w:rPrChange w:id="161" w:author="GONZALO CAMACHO VASQUEZ" w:date="2023-06-02T15:40:00Z">
            <w:rPr>
              <w:ins w:id="162" w:author="GONZALO CAMACHO VÁSQUEZ" w:date="2022-12-20T15:49:00Z"/>
              <w:rFonts w:ascii="Arial" w:eastAsia="Arial" w:hAnsi="Arial" w:cs="Arial"/>
              <w:sz w:val="24"/>
              <w:szCs w:val="24"/>
            </w:rPr>
          </w:rPrChange>
        </w:rPr>
      </w:pPr>
    </w:p>
    <w:p w14:paraId="137E3F28" w14:textId="77777777" w:rsidR="00372329" w:rsidRPr="009E1C8C" w:rsidRDefault="00372329" w:rsidP="00372329">
      <w:pPr>
        <w:ind w:left="0" w:hanging="2"/>
        <w:rPr>
          <w:ins w:id="163" w:author="GONZALO CAMACHO VÁSQUEZ" w:date="2022-12-20T15:49:00Z"/>
          <w:rFonts w:ascii="Arial" w:hAnsi="Arial" w:cs="Arial"/>
          <w:color w:val="222222"/>
          <w:sz w:val="24"/>
          <w:szCs w:val="24"/>
          <w:shd w:val="clear" w:color="auto" w:fill="FFFFFF"/>
        </w:rPr>
      </w:pPr>
      <w:proofErr w:type="spellStart"/>
      <w:ins w:id="164" w:author="GONZALO CAMACHO VÁSQUEZ" w:date="2022-12-20T15:49:00Z">
        <w:r w:rsidRPr="009E1C8C">
          <w:rPr>
            <w:rFonts w:ascii="Arial" w:hAnsi="Arial" w:cs="Arial"/>
            <w:color w:val="222222"/>
            <w:sz w:val="24"/>
            <w:szCs w:val="24"/>
            <w:shd w:val="clear" w:color="auto" w:fill="FFFFFF"/>
            <w:lang w:val="es-CO"/>
          </w:rPr>
          <w:t>Lyailya</w:t>
        </w:r>
        <w:proofErr w:type="spellEnd"/>
        <w:r w:rsidRPr="009E1C8C">
          <w:rPr>
            <w:rFonts w:ascii="Arial" w:hAnsi="Arial" w:cs="Arial"/>
            <w:color w:val="222222"/>
            <w:sz w:val="24"/>
            <w:szCs w:val="24"/>
            <w:shd w:val="clear" w:color="auto" w:fill="FFFFFF"/>
            <w:lang w:val="es-CO"/>
          </w:rPr>
          <w:t xml:space="preserve">, I., </w:t>
        </w:r>
        <w:proofErr w:type="spellStart"/>
        <w:r w:rsidRPr="009E1C8C">
          <w:rPr>
            <w:rFonts w:ascii="Arial" w:hAnsi="Arial" w:cs="Arial"/>
            <w:color w:val="222222"/>
            <w:sz w:val="24"/>
            <w:szCs w:val="24"/>
            <w:shd w:val="clear" w:color="auto" w:fill="FFFFFF"/>
            <w:lang w:val="es-CO"/>
          </w:rPr>
          <w:t>Amangeldy</w:t>
        </w:r>
        <w:proofErr w:type="spellEnd"/>
        <w:r w:rsidRPr="009E1C8C">
          <w:rPr>
            <w:rFonts w:ascii="Arial" w:hAnsi="Arial" w:cs="Arial"/>
            <w:color w:val="222222"/>
            <w:sz w:val="24"/>
            <w:szCs w:val="24"/>
            <w:shd w:val="clear" w:color="auto" w:fill="FFFFFF"/>
            <w:lang w:val="es-CO"/>
          </w:rPr>
          <w:t xml:space="preserve">, K., </w:t>
        </w:r>
        <w:proofErr w:type="spellStart"/>
        <w:r w:rsidRPr="009E1C8C">
          <w:rPr>
            <w:rFonts w:ascii="Arial" w:hAnsi="Arial" w:cs="Arial"/>
            <w:color w:val="222222"/>
            <w:sz w:val="24"/>
            <w:szCs w:val="24"/>
            <w:shd w:val="clear" w:color="auto" w:fill="FFFFFF"/>
            <w:lang w:val="es-CO"/>
          </w:rPr>
          <w:t>Lyailya</w:t>
        </w:r>
        <w:proofErr w:type="spellEnd"/>
        <w:r w:rsidRPr="009E1C8C">
          <w:rPr>
            <w:rFonts w:ascii="Arial" w:hAnsi="Arial" w:cs="Arial"/>
            <w:color w:val="222222"/>
            <w:sz w:val="24"/>
            <w:szCs w:val="24"/>
            <w:shd w:val="clear" w:color="auto" w:fill="FFFFFF"/>
            <w:lang w:val="es-CO"/>
          </w:rPr>
          <w:t xml:space="preserve">, B., </w:t>
        </w:r>
        <w:proofErr w:type="spellStart"/>
        <w:r w:rsidRPr="009E1C8C">
          <w:rPr>
            <w:rFonts w:ascii="Arial" w:hAnsi="Arial" w:cs="Arial"/>
            <w:color w:val="222222"/>
            <w:sz w:val="24"/>
            <w:szCs w:val="24"/>
            <w:shd w:val="clear" w:color="auto" w:fill="FFFFFF"/>
            <w:lang w:val="es-CO"/>
          </w:rPr>
          <w:t>Seidaliyeva</w:t>
        </w:r>
        <w:proofErr w:type="spellEnd"/>
        <w:r w:rsidRPr="009E1C8C">
          <w:rPr>
            <w:rFonts w:ascii="Arial" w:hAnsi="Arial" w:cs="Arial"/>
            <w:color w:val="222222"/>
            <w:sz w:val="24"/>
            <w:szCs w:val="24"/>
            <w:shd w:val="clear" w:color="auto" w:fill="FFFFFF"/>
            <w:lang w:val="es-CO"/>
          </w:rPr>
          <w:t xml:space="preserve">, G., </w:t>
        </w:r>
        <w:proofErr w:type="spellStart"/>
        <w:r w:rsidRPr="009E1C8C">
          <w:rPr>
            <w:rFonts w:ascii="Arial" w:hAnsi="Arial" w:cs="Arial"/>
            <w:color w:val="222222"/>
            <w:sz w:val="24"/>
            <w:szCs w:val="24"/>
            <w:shd w:val="clear" w:color="auto" w:fill="FFFFFF"/>
            <w:lang w:val="es-CO"/>
          </w:rPr>
          <w:t>Gulnara</w:t>
        </w:r>
        <w:proofErr w:type="spellEnd"/>
        <w:r w:rsidRPr="009E1C8C">
          <w:rPr>
            <w:rFonts w:ascii="Arial" w:hAnsi="Arial" w:cs="Arial"/>
            <w:color w:val="222222"/>
            <w:sz w:val="24"/>
            <w:szCs w:val="24"/>
            <w:shd w:val="clear" w:color="auto" w:fill="FFFFFF"/>
            <w:lang w:val="es-CO"/>
          </w:rPr>
          <w:t xml:space="preserve">, A., &amp; </w:t>
        </w:r>
        <w:proofErr w:type="spellStart"/>
        <w:r w:rsidRPr="009E1C8C">
          <w:rPr>
            <w:rFonts w:ascii="Arial" w:hAnsi="Arial" w:cs="Arial"/>
            <w:color w:val="222222"/>
            <w:sz w:val="24"/>
            <w:szCs w:val="24"/>
            <w:shd w:val="clear" w:color="auto" w:fill="FFFFFF"/>
            <w:lang w:val="es-CO"/>
          </w:rPr>
          <w:t>Erzhan</w:t>
        </w:r>
        <w:proofErr w:type="spellEnd"/>
        <w:r w:rsidRPr="009E1C8C">
          <w:rPr>
            <w:rFonts w:ascii="Arial" w:hAnsi="Arial" w:cs="Arial"/>
            <w:color w:val="222222"/>
            <w:sz w:val="24"/>
            <w:szCs w:val="24"/>
            <w:shd w:val="clear" w:color="auto" w:fill="FFFFFF"/>
            <w:lang w:val="es-CO"/>
          </w:rPr>
          <w:t xml:space="preserve">, E. (2022). </w:t>
        </w:r>
        <w:r w:rsidRPr="009E1C8C">
          <w:rPr>
            <w:rFonts w:ascii="Arial" w:hAnsi="Arial" w:cs="Arial"/>
            <w:color w:val="222222"/>
            <w:sz w:val="24"/>
            <w:szCs w:val="24"/>
            <w:shd w:val="clear" w:color="auto" w:fill="FFFFFF"/>
          </w:rPr>
          <w:t>Enhancement of scientific research function of future teachers in modern education system. </w:t>
        </w:r>
        <w:r w:rsidRPr="009E1C8C">
          <w:rPr>
            <w:rFonts w:ascii="Arial" w:hAnsi="Arial" w:cs="Arial"/>
            <w:i/>
            <w:iCs/>
            <w:color w:val="222222"/>
            <w:sz w:val="24"/>
            <w:szCs w:val="24"/>
            <w:shd w:val="clear" w:color="auto" w:fill="FFFFFF"/>
          </w:rPr>
          <w:t>Cypriot Journal of Educational Sciences</w:t>
        </w:r>
        <w:r w:rsidRPr="009E1C8C">
          <w:rPr>
            <w:rFonts w:ascii="Arial" w:hAnsi="Arial" w:cs="Arial"/>
            <w:color w:val="222222"/>
            <w:sz w:val="24"/>
            <w:szCs w:val="24"/>
            <w:shd w:val="clear" w:color="auto" w:fill="FFFFFF"/>
          </w:rPr>
          <w:t>, </w:t>
        </w:r>
        <w:r w:rsidRPr="009E1C8C">
          <w:rPr>
            <w:rFonts w:ascii="Arial" w:hAnsi="Arial" w:cs="Arial"/>
            <w:i/>
            <w:iCs/>
            <w:color w:val="222222"/>
            <w:sz w:val="24"/>
            <w:szCs w:val="24"/>
            <w:shd w:val="clear" w:color="auto" w:fill="FFFFFF"/>
          </w:rPr>
          <w:t>17</w:t>
        </w:r>
        <w:r w:rsidRPr="009E1C8C">
          <w:rPr>
            <w:rFonts w:ascii="Arial" w:hAnsi="Arial" w:cs="Arial"/>
            <w:color w:val="222222"/>
            <w:sz w:val="24"/>
            <w:szCs w:val="24"/>
            <w:shd w:val="clear" w:color="auto" w:fill="FFFFFF"/>
          </w:rPr>
          <w:t>(3), 741-751.</w:t>
        </w:r>
      </w:ins>
    </w:p>
    <w:p w14:paraId="6B47164A" w14:textId="1C821196" w:rsidR="00372329" w:rsidRDefault="00372329">
      <w:pPr>
        <w:shd w:val="clear" w:color="auto" w:fill="FFFFFF"/>
        <w:spacing w:line="360" w:lineRule="auto"/>
        <w:ind w:left="0" w:hanging="2"/>
        <w:jc w:val="both"/>
        <w:rPr>
          <w:ins w:id="165" w:author="GONZALO CAMACHO VÁSQUEZ" w:date="2022-12-20T15:49:00Z"/>
          <w:rFonts w:ascii="Arial" w:eastAsia="Arial" w:hAnsi="Arial" w:cs="Arial"/>
          <w:sz w:val="24"/>
          <w:szCs w:val="24"/>
        </w:rPr>
      </w:pPr>
    </w:p>
    <w:p w14:paraId="44E9575F" w14:textId="62CB3C1C" w:rsidR="00372329" w:rsidDel="00372329" w:rsidRDefault="00372329">
      <w:pPr>
        <w:shd w:val="clear" w:color="auto" w:fill="FFFFFF"/>
        <w:spacing w:line="360" w:lineRule="auto"/>
        <w:ind w:left="0" w:hanging="2"/>
        <w:jc w:val="both"/>
        <w:rPr>
          <w:del w:id="166" w:author="GONZALO CAMACHO VÁSQUEZ" w:date="2022-12-20T15:49:00Z"/>
          <w:rFonts w:ascii="Arial" w:eastAsia="Arial" w:hAnsi="Arial" w:cs="Arial"/>
          <w:sz w:val="24"/>
          <w:szCs w:val="24"/>
        </w:rPr>
      </w:pPr>
    </w:p>
    <w:p w14:paraId="06CF24B9" w14:textId="5C533BF3" w:rsidR="005D72D0" w:rsidRDefault="00E958A4">
      <w:pPr>
        <w:shd w:val="clear" w:color="auto" w:fill="FFFFFF"/>
        <w:spacing w:line="360" w:lineRule="auto"/>
        <w:ind w:left="0" w:hanging="2"/>
        <w:jc w:val="both"/>
        <w:rPr>
          <w:rFonts w:ascii="Arial" w:eastAsia="Arial" w:hAnsi="Arial" w:cs="Arial"/>
          <w:color w:val="0000FF"/>
          <w:sz w:val="24"/>
          <w:szCs w:val="24"/>
          <w:u w:val="single"/>
        </w:rPr>
      </w:pPr>
      <w:r>
        <w:rPr>
          <w:rFonts w:ascii="Arial" w:eastAsia="Arial" w:hAnsi="Arial" w:cs="Arial"/>
          <w:sz w:val="24"/>
          <w:szCs w:val="24"/>
        </w:rPr>
        <w:t xml:space="preserve">Lee, K. W., </w:t>
      </w:r>
      <w:r w:rsidR="00587F00">
        <w:rPr>
          <w:rFonts w:ascii="Arial" w:eastAsia="Arial" w:hAnsi="Arial" w:cs="Arial"/>
          <w:sz w:val="24"/>
          <w:szCs w:val="24"/>
        </w:rPr>
        <w:t xml:space="preserve">&amp; </w:t>
      </w:r>
      <w:r>
        <w:rPr>
          <w:rFonts w:ascii="Arial" w:eastAsia="Arial" w:hAnsi="Arial" w:cs="Arial"/>
          <w:sz w:val="24"/>
          <w:szCs w:val="24"/>
        </w:rPr>
        <w:t>James, C. C. (2018). Exploring a Transformative Teacher Professional Development Model to Engender Technology Integration in the 21st Century ESL Language Classrooms. </w:t>
      </w:r>
      <w:r>
        <w:rPr>
          <w:rFonts w:ascii="Arial" w:eastAsia="Arial" w:hAnsi="Arial" w:cs="Arial"/>
          <w:i/>
          <w:sz w:val="24"/>
          <w:szCs w:val="24"/>
        </w:rPr>
        <w:t>International Journal of Computer-Assisted Language Learning and Teaching</w:t>
      </w:r>
      <w:r>
        <w:rPr>
          <w:rFonts w:ascii="Arial" w:eastAsia="Arial" w:hAnsi="Arial" w:cs="Arial"/>
          <w:sz w:val="24"/>
          <w:szCs w:val="24"/>
        </w:rPr>
        <w:t xml:space="preserve"> (IJCALLT), 8(4), 13-31. </w:t>
      </w:r>
      <w:hyperlink r:id="rId26">
        <w:r>
          <w:rPr>
            <w:rFonts w:ascii="Arial" w:eastAsia="Arial" w:hAnsi="Arial" w:cs="Arial"/>
            <w:color w:val="0000FF"/>
            <w:sz w:val="24"/>
            <w:szCs w:val="24"/>
            <w:u w:val="single"/>
          </w:rPr>
          <w:t>http://doi.org/10.4018/IJCALLT.2018100102</w:t>
        </w:r>
      </w:hyperlink>
    </w:p>
    <w:p w14:paraId="53C09104" w14:textId="4474A2CB" w:rsidR="005D72D0" w:rsidRDefault="00E958A4">
      <w:pPr>
        <w:spacing w:line="360" w:lineRule="auto"/>
        <w:ind w:left="0" w:hanging="2"/>
        <w:jc w:val="both"/>
        <w:rPr>
          <w:rFonts w:ascii="Arial" w:eastAsia="Arial" w:hAnsi="Arial" w:cs="Arial"/>
          <w:sz w:val="24"/>
          <w:szCs w:val="24"/>
        </w:rPr>
      </w:pPr>
      <w:r>
        <w:rPr>
          <w:rFonts w:ascii="Arial" w:eastAsia="Arial" w:hAnsi="Arial" w:cs="Arial"/>
          <w:sz w:val="24"/>
          <w:szCs w:val="24"/>
        </w:rPr>
        <w:t xml:space="preserve">Levy, M. (1997). </w:t>
      </w:r>
      <w:r w:rsidRPr="00587F00">
        <w:rPr>
          <w:rFonts w:ascii="Arial" w:eastAsia="Arial" w:hAnsi="Arial" w:cs="Arial"/>
          <w:i/>
          <w:iCs/>
          <w:sz w:val="24"/>
          <w:szCs w:val="24"/>
        </w:rPr>
        <w:t>CALL: Context and conceptualization</w:t>
      </w:r>
      <w:r>
        <w:rPr>
          <w:rFonts w:ascii="Arial" w:eastAsia="Arial" w:hAnsi="Arial" w:cs="Arial"/>
          <w:sz w:val="24"/>
          <w:szCs w:val="24"/>
        </w:rPr>
        <w:t xml:space="preserve">. Oxford: Oxford University </w:t>
      </w:r>
      <w:proofErr w:type="spellStart"/>
      <w:r>
        <w:rPr>
          <w:rFonts w:ascii="Arial" w:eastAsia="Arial" w:hAnsi="Arial" w:cs="Arial"/>
          <w:sz w:val="24"/>
          <w:szCs w:val="24"/>
        </w:rPr>
        <w:t>ress</w:t>
      </w:r>
      <w:proofErr w:type="spellEnd"/>
      <w:r w:rsidR="00C13B9B">
        <w:rPr>
          <w:rFonts w:ascii="Arial" w:eastAsia="Arial" w:hAnsi="Arial" w:cs="Arial"/>
          <w:sz w:val="24"/>
          <w:szCs w:val="24"/>
        </w:rPr>
        <w:t>.</w:t>
      </w:r>
    </w:p>
    <w:p w14:paraId="1D882F0E" w14:textId="32010A5F" w:rsidR="005D72D0" w:rsidRPr="00EF36CF" w:rsidRDefault="00E958A4">
      <w:pPr>
        <w:shd w:val="clear" w:color="auto" w:fill="FFFFFF"/>
        <w:spacing w:line="360" w:lineRule="auto"/>
        <w:ind w:left="0" w:hanging="2"/>
        <w:jc w:val="both"/>
        <w:rPr>
          <w:ins w:id="167" w:author="GONZALO CAMACHO VÁSQUEZ" w:date="2022-12-20T15:52:00Z"/>
          <w:rFonts w:ascii="Arial" w:eastAsia="Arial" w:hAnsi="Arial" w:cs="Arial"/>
          <w:sz w:val="24"/>
          <w:szCs w:val="24"/>
          <w:rPrChange w:id="168" w:author="GONZALO CAMACHO VASQUEZ" w:date="2023-06-02T15:40:00Z">
            <w:rPr>
              <w:ins w:id="169" w:author="GONZALO CAMACHO VÁSQUEZ" w:date="2022-12-20T15:52:00Z"/>
              <w:rFonts w:ascii="Arial" w:eastAsia="Arial" w:hAnsi="Arial" w:cs="Arial"/>
              <w:sz w:val="24"/>
              <w:szCs w:val="24"/>
              <w:lang w:val="es-CO"/>
            </w:rPr>
          </w:rPrChange>
        </w:rPr>
      </w:pPr>
      <w:r>
        <w:rPr>
          <w:rFonts w:ascii="Arial" w:eastAsia="Arial" w:hAnsi="Arial" w:cs="Arial"/>
          <w:sz w:val="24"/>
          <w:szCs w:val="24"/>
        </w:rPr>
        <w:t xml:space="preserve">Mishra, P., &amp; Koehler, M. J. (2006). Technological pedagogical content knowledge: A framework for teacher knowledge. </w:t>
      </w:r>
      <w:r w:rsidRPr="00EF36CF">
        <w:rPr>
          <w:rFonts w:ascii="Arial" w:eastAsia="Arial" w:hAnsi="Arial" w:cs="Arial"/>
          <w:i/>
          <w:sz w:val="24"/>
          <w:szCs w:val="24"/>
          <w:rPrChange w:id="170" w:author="GONZALO CAMACHO VASQUEZ" w:date="2023-06-02T15:40:00Z">
            <w:rPr>
              <w:rFonts w:ascii="Arial" w:eastAsia="Arial" w:hAnsi="Arial" w:cs="Arial"/>
              <w:i/>
              <w:sz w:val="24"/>
              <w:szCs w:val="24"/>
              <w:lang w:val="es-CO"/>
            </w:rPr>
          </w:rPrChange>
        </w:rPr>
        <w:t>Teachers College Record,</w:t>
      </w:r>
      <w:r w:rsidRPr="00EF36CF">
        <w:rPr>
          <w:rFonts w:ascii="Arial" w:eastAsia="Arial" w:hAnsi="Arial" w:cs="Arial"/>
          <w:sz w:val="24"/>
          <w:szCs w:val="24"/>
          <w:rPrChange w:id="171" w:author="GONZALO CAMACHO VASQUEZ" w:date="2023-06-02T15:40:00Z">
            <w:rPr>
              <w:rFonts w:ascii="Arial" w:eastAsia="Arial" w:hAnsi="Arial" w:cs="Arial"/>
              <w:sz w:val="24"/>
              <w:szCs w:val="24"/>
              <w:lang w:val="es-CO"/>
            </w:rPr>
          </w:rPrChange>
        </w:rPr>
        <w:t xml:space="preserve"> 108(6), 1017–1054.</w:t>
      </w:r>
    </w:p>
    <w:p w14:paraId="3DAE61B0" w14:textId="77777777" w:rsidR="00372329" w:rsidRDefault="00372329" w:rsidP="00372329">
      <w:pPr>
        <w:ind w:left="0" w:hanging="2"/>
        <w:rPr>
          <w:ins w:id="172" w:author="GONZALO CAMACHO VÁSQUEZ" w:date="2022-12-20T15:52:00Z"/>
          <w:rFonts w:ascii="Arial" w:hAnsi="Arial" w:cs="Arial"/>
          <w:color w:val="000000"/>
          <w:sz w:val="24"/>
          <w:szCs w:val="24"/>
          <w:shd w:val="clear" w:color="auto" w:fill="FFFFFF"/>
        </w:rPr>
      </w:pPr>
      <w:ins w:id="173" w:author="GONZALO CAMACHO VÁSQUEZ" w:date="2022-12-20T15:52:00Z">
        <w:r w:rsidRPr="00F70466">
          <w:rPr>
            <w:rFonts w:ascii="Arial" w:hAnsi="Arial" w:cs="Arial"/>
            <w:color w:val="000000"/>
            <w:sz w:val="24"/>
            <w:szCs w:val="24"/>
            <w:shd w:val="clear" w:color="auto" w:fill="FFFFFF"/>
          </w:rPr>
          <w:t>Nikitina, G. A. (2021). Complex competency-based model of the intending foreign language teacher. [</w:t>
        </w:r>
        <w:proofErr w:type="spellStart"/>
        <w:r w:rsidRPr="00F70466">
          <w:rPr>
            <w:rFonts w:ascii="Arial" w:hAnsi="Arial" w:cs="Arial"/>
            <w:color w:val="000000"/>
            <w:sz w:val="24"/>
            <w:szCs w:val="24"/>
            <w:shd w:val="clear" w:color="auto" w:fill="FFFFFF"/>
          </w:rPr>
          <w:t>Комплексная</w:t>
        </w:r>
        <w:proofErr w:type="spellEnd"/>
        <w:r w:rsidRPr="00F70466">
          <w:rPr>
            <w:rFonts w:ascii="Arial" w:hAnsi="Arial" w:cs="Arial"/>
            <w:color w:val="000000"/>
            <w:sz w:val="24"/>
            <w:szCs w:val="24"/>
            <w:shd w:val="clear" w:color="auto" w:fill="FFFFFF"/>
          </w:rPr>
          <w:t xml:space="preserve"> </w:t>
        </w:r>
        <w:proofErr w:type="spellStart"/>
        <w:r w:rsidRPr="00F70466">
          <w:rPr>
            <w:rFonts w:ascii="Arial" w:hAnsi="Arial" w:cs="Arial"/>
            <w:color w:val="000000"/>
            <w:sz w:val="24"/>
            <w:szCs w:val="24"/>
            <w:shd w:val="clear" w:color="auto" w:fill="FFFFFF"/>
          </w:rPr>
          <w:t>компетентностная</w:t>
        </w:r>
        <w:proofErr w:type="spellEnd"/>
        <w:r w:rsidRPr="00F70466">
          <w:rPr>
            <w:rFonts w:ascii="Arial" w:hAnsi="Arial" w:cs="Arial"/>
            <w:color w:val="000000"/>
            <w:sz w:val="24"/>
            <w:szCs w:val="24"/>
            <w:shd w:val="clear" w:color="auto" w:fill="FFFFFF"/>
          </w:rPr>
          <w:t xml:space="preserve"> </w:t>
        </w:r>
        <w:proofErr w:type="spellStart"/>
        <w:r w:rsidRPr="00F70466">
          <w:rPr>
            <w:rFonts w:ascii="Arial" w:hAnsi="Arial" w:cs="Arial"/>
            <w:color w:val="000000"/>
            <w:sz w:val="24"/>
            <w:szCs w:val="24"/>
            <w:shd w:val="clear" w:color="auto" w:fill="FFFFFF"/>
          </w:rPr>
          <w:t>модель</w:t>
        </w:r>
        <w:proofErr w:type="spellEnd"/>
        <w:r w:rsidRPr="00F70466">
          <w:rPr>
            <w:rFonts w:ascii="Arial" w:hAnsi="Arial" w:cs="Arial"/>
            <w:color w:val="000000"/>
            <w:sz w:val="24"/>
            <w:szCs w:val="24"/>
            <w:shd w:val="clear" w:color="auto" w:fill="FFFFFF"/>
          </w:rPr>
          <w:t xml:space="preserve"> </w:t>
        </w:r>
        <w:proofErr w:type="spellStart"/>
        <w:r w:rsidRPr="00F70466">
          <w:rPr>
            <w:rFonts w:ascii="Arial" w:hAnsi="Arial" w:cs="Arial"/>
            <w:color w:val="000000"/>
            <w:sz w:val="24"/>
            <w:szCs w:val="24"/>
            <w:shd w:val="clear" w:color="auto" w:fill="FFFFFF"/>
          </w:rPr>
          <w:t>будущего</w:t>
        </w:r>
        <w:proofErr w:type="spellEnd"/>
        <w:r w:rsidRPr="00F70466">
          <w:rPr>
            <w:rFonts w:ascii="Arial" w:hAnsi="Arial" w:cs="Arial"/>
            <w:color w:val="000000"/>
            <w:sz w:val="24"/>
            <w:szCs w:val="24"/>
            <w:shd w:val="clear" w:color="auto" w:fill="FFFFFF"/>
          </w:rPr>
          <w:t xml:space="preserve"> </w:t>
        </w:r>
        <w:proofErr w:type="spellStart"/>
        <w:r w:rsidRPr="00F70466">
          <w:rPr>
            <w:rFonts w:ascii="Arial" w:hAnsi="Arial" w:cs="Arial"/>
            <w:color w:val="000000"/>
            <w:sz w:val="24"/>
            <w:szCs w:val="24"/>
            <w:shd w:val="clear" w:color="auto" w:fill="FFFFFF"/>
          </w:rPr>
          <w:t>учителя</w:t>
        </w:r>
        <w:proofErr w:type="spellEnd"/>
        <w:r w:rsidRPr="00F70466">
          <w:rPr>
            <w:rFonts w:ascii="Arial" w:hAnsi="Arial" w:cs="Arial"/>
            <w:color w:val="000000"/>
            <w:sz w:val="24"/>
            <w:szCs w:val="24"/>
            <w:shd w:val="clear" w:color="auto" w:fill="FFFFFF"/>
          </w:rPr>
          <w:t xml:space="preserve"> </w:t>
        </w:r>
        <w:proofErr w:type="spellStart"/>
        <w:r w:rsidRPr="00F70466">
          <w:rPr>
            <w:rFonts w:ascii="Arial" w:hAnsi="Arial" w:cs="Arial"/>
            <w:color w:val="000000"/>
            <w:sz w:val="24"/>
            <w:szCs w:val="24"/>
            <w:shd w:val="clear" w:color="auto" w:fill="FFFFFF"/>
          </w:rPr>
          <w:t>иностранного</w:t>
        </w:r>
        <w:proofErr w:type="spellEnd"/>
        <w:r w:rsidRPr="00F70466">
          <w:rPr>
            <w:rFonts w:ascii="Arial" w:hAnsi="Arial" w:cs="Arial"/>
            <w:color w:val="000000"/>
            <w:sz w:val="24"/>
            <w:szCs w:val="24"/>
            <w:shd w:val="clear" w:color="auto" w:fill="FFFFFF"/>
          </w:rPr>
          <w:t xml:space="preserve"> </w:t>
        </w:r>
        <w:proofErr w:type="spellStart"/>
        <w:r w:rsidRPr="00F70466">
          <w:rPr>
            <w:rFonts w:ascii="Arial" w:hAnsi="Arial" w:cs="Arial"/>
            <w:color w:val="000000"/>
            <w:sz w:val="24"/>
            <w:szCs w:val="24"/>
            <w:shd w:val="clear" w:color="auto" w:fill="FFFFFF"/>
          </w:rPr>
          <w:t>языка</w:t>
        </w:r>
        <w:proofErr w:type="spellEnd"/>
        <w:r w:rsidRPr="00F70466">
          <w:rPr>
            <w:rFonts w:ascii="Arial" w:hAnsi="Arial" w:cs="Arial"/>
            <w:color w:val="000000"/>
            <w:sz w:val="24"/>
            <w:szCs w:val="24"/>
            <w:shd w:val="clear" w:color="auto" w:fill="FFFFFF"/>
          </w:rPr>
          <w:t>] </w:t>
        </w:r>
        <w:proofErr w:type="spellStart"/>
        <w:r w:rsidRPr="00F70466">
          <w:rPr>
            <w:rFonts w:ascii="Arial" w:hAnsi="Arial" w:cs="Arial"/>
            <w:i/>
            <w:iCs/>
            <w:color w:val="000000"/>
            <w:sz w:val="24"/>
            <w:szCs w:val="24"/>
            <w:shd w:val="clear" w:color="auto" w:fill="FFFFFF"/>
          </w:rPr>
          <w:t>Perspektivy</w:t>
        </w:r>
        <w:proofErr w:type="spellEnd"/>
        <w:r w:rsidRPr="00F70466">
          <w:rPr>
            <w:rFonts w:ascii="Arial" w:hAnsi="Arial" w:cs="Arial"/>
            <w:i/>
            <w:iCs/>
            <w:color w:val="000000"/>
            <w:sz w:val="24"/>
            <w:szCs w:val="24"/>
            <w:shd w:val="clear" w:color="auto" w:fill="FFFFFF"/>
          </w:rPr>
          <w:t xml:space="preserve"> </w:t>
        </w:r>
        <w:proofErr w:type="spellStart"/>
        <w:r w:rsidRPr="00F70466">
          <w:rPr>
            <w:rFonts w:ascii="Arial" w:hAnsi="Arial" w:cs="Arial"/>
            <w:i/>
            <w:iCs/>
            <w:color w:val="000000"/>
            <w:sz w:val="24"/>
            <w:szCs w:val="24"/>
            <w:shd w:val="clear" w:color="auto" w:fill="FFFFFF"/>
          </w:rPr>
          <w:t>Nauki</w:t>
        </w:r>
        <w:proofErr w:type="spellEnd"/>
        <w:r w:rsidRPr="00F70466">
          <w:rPr>
            <w:rFonts w:ascii="Arial" w:hAnsi="Arial" w:cs="Arial"/>
            <w:i/>
            <w:iCs/>
            <w:color w:val="000000"/>
            <w:sz w:val="24"/>
            <w:szCs w:val="24"/>
            <w:shd w:val="clear" w:color="auto" w:fill="FFFFFF"/>
          </w:rPr>
          <w:t xml:space="preserve"> </w:t>
        </w:r>
        <w:proofErr w:type="spellStart"/>
        <w:r w:rsidRPr="00F70466">
          <w:rPr>
            <w:rFonts w:ascii="Arial" w:hAnsi="Arial" w:cs="Arial"/>
            <w:i/>
            <w:iCs/>
            <w:color w:val="000000"/>
            <w:sz w:val="24"/>
            <w:szCs w:val="24"/>
            <w:shd w:val="clear" w:color="auto" w:fill="FFFFFF"/>
          </w:rPr>
          <w:t>i</w:t>
        </w:r>
        <w:proofErr w:type="spellEnd"/>
        <w:r w:rsidRPr="00F70466">
          <w:rPr>
            <w:rFonts w:ascii="Arial" w:hAnsi="Arial" w:cs="Arial"/>
            <w:i/>
            <w:iCs/>
            <w:color w:val="000000"/>
            <w:sz w:val="24"/>
            <w:szCs w:val="24"/>
            <w:shd w:val="clear" w:color="auto" w:fill="FFFFFF"/>
          </w:rPr>
          <w:t xml:space="preserve"> </w:t>
        </w:r>
        <w:proofErr w:type="spellStart"/>
        <w:r w:rsidRPr="00F70466">
          <w:rPr>
            <w:rFonts w:ascii="Arial" w:hAnsi="Arial" w:cs="Arial"/>
            <w:i/>
            <w:iCs/>
            <w:color w:val="000000"/>
            <w:sz w:val="24"/>
            <w:szCs w:val="24"/>
            <w:shd w:val="clear" w:color="auto" w:fill="FFFFFF"/>
          </w:rPr>
          <w:t>Obrazovania</w:t>
        </w:r>
        <w:proofErr w:type="spellEnd"/>
        <w:r w:rsidRPr="00F70466">
          <w:rPr>
            <w:rFonts w:ascii="Arial" w:hAnsi="Arial" w:cs="Arial"/>
            <w:i/>
            <w:iCs/>
            <w:color w:val="000000"/>
            <w:sz w:val="24"/>
            <w:szCs w:val="24"/>
            <w:shd w:val="clear" w:color="auto" w:fill="FFFFFF"/>
          </w:rPr>
          <w:t>, 53</w:t>
        </w:r>
        <w:r w:rsidRPr="00F70466">
          <w:rPr>
            <w:rFonts w:ascii="Arial" w:hAnsi="Arial" w:cs="Arial"/>
            <w:color w:val="000000"/>
            <w:sz w:val="24"/>
            <w:szCs w:val="24"/>
            <w:shd w:val="clear" w:color="auto" w:fill="FFFFFF"/>
          </w:rPr>
          <w:t>(5), 223-237. doi:10.32744/pse.2021.5.15</w:t>
        </w:r>
      </w:ins>
    </w:p>
    <w:p w14:paraId="6CF7BF04" w14:textId="77777777" w:rsidR="00372329" w:rsidRPr="00372329" w:rsidRDefault="00372329">
      <w:pPr>
        <w:shd w:val="clear" w:color="auto" w:fill="FFFFFF"/>
        <w:spacing w:line="360" w:lineRule="auto"/>
        <w:ind w:left="0" w:hanging="2"/>
        <w:jc w:val="both"/>
        <w:rPr>
          <w:rFonts w:ascii="Arial" w:eastAsia="Arial" w:hAnsi="Arial" w:cs="Arial"/>
          <w:sz w:val="24"/>
          <w:szCs w:val="24"/>
          <w:rPrChange w:id="174" w:author="GONZALO CAMACHO VÁSQUEZ" w:date="2022-12-20T15:52:00Z">
            <w:rPr>
              <w:rFonts w:ascii="Arial" w:eastAsia="Arial" w:hAnsi="Arial" w:cs="Arial"/>
              <w:sz w:val="24"/>
              <w:szCs w:val="24"/>
              <w:lang w:val="es-CO"/>
            </w:rPr>
          </w:rPrChange>
        </w:rPr>
      </w:pPr>
    </w:p>
    <w:p w14:paraId="0C81F572" w14:textId="33A7801A" w:rsidR="005D72D0" w:rsidRDefault="00E958A4">
      <w:pPr>
        <w:pBdr>
          <w:top w:val="nil"/>
          <w:left w:val="nil"/>
          <w:bottom w:val="nil"/>
          <w:right w:val="nil"/>
          <w:between w:val="nil"/>
        </w:pBdr>
        <w:shd w:val="clear" w:color="auto" w:fill="FFFFFF"/>
        <w:spacing w:line="360" w:lineRule="auto"/>
        <w:ind w:left="0" w:hanging="2"/>
        <w:jc w:val="both"/>
        <w:rPr>
          <w:ins w:id="175" w:author="GONZALO CAMACHO VÁSQUEZ" w:date="2022-12-20T15:52:00Z"/>
          <w:rFonts w:ascii="Arial" w:eastAsia="Arial" w:hAnsi="Arial" w:cs="Arial"/>
          <w:color w:val="000000"/>
          <w:sz w:val="24"/>
          <w:szCs w:val="24"/>
          <w:highlight w:val="white"/>
        </w:rPr>
      </w:pPr>
      <w:bookmarkStart w:id="176" w:name="_heading=h.z337ya" w:colFirst="0" w:colLast="0"/>
      <w:bookmarkEnd w:id="176"/>
      <w:r w:rsidRPr="005367A9">
        <w:rPr>
          <w:rFonts w:ascii="Arial" w:eastAsia="Arial" w:hAnsi="Arial" w:cs="Arial"/>
          <w:color w:val="000000"/>
          <w:sz w:val="24"/>
          <w:szCs w:val="24"/>
          <w:highlight w:val="white"/>
          <w:lang w:val="es-CO"/>
        </w:rPr>
        <w:lastRenderedPageBreak/>
        <w:t>Ocaña, A. O. (2013). </w:t>
      </w:r>
      <w:r w:rsidRPr="005367A9">
        <w:rPr>
          <w:rFonts w:ascii="Arial" w:eastAsia="Arial" w:hAnsi="Arial" w:cs="Arial"/>
          <w:i/>
          <w:color w:val="000000"/>
          <w:sz w:val="24"/>
          <w:szCs w:val="24"/>
          <w:highlight w:val="white"/>
          <w:lang w:val="es-CO"/>
        </w:rPr>
        <w:t>Modelos pedagógicos y teorías del aprendizaje</w:t>
      </w:r>
      <w:r w:rsidRPr="005367A9">
        <w:rPr>
          <w:rFonts w:ascii="Arial" w:eastAsia="Arial" w:hAnsi="Arial" w:cs="Arial"/>
          <w:color w:val="000000"/>
          <w:sz w:val="24"/>
          <w:szCs w:val="24"/>
          <w:highlight w:val="white"/>
          <w:lang w:val="es-CO"/>
        </w:rPr>
        <w:t> ([</w:t>
      </w:r>
      <w:proofErr w:type="spellStart"/>
      <w:r w:rsidRPr="005367A9">
        <w:rPr>
          <w:rFonts w:ascii="Arial" w:eastAsia="Arial" w:hAnsi="Arial" w:cs="Arial"/>
          <w:color w:val="000000"/>
          <w:sz w:val="24"/>
          <w:szCs w:val="24"/>
          <w:highlight w:val="white"/>
          <w:lang w:val="es-CO"/>
        </w:rPr>
        <w:t>edition</w:t>
      </w:r>
      <w:proofErr w:type="spellEnd"/>
      <w:r w:rsidRPr="005367A9">
        <w:rPr>
          <w:rFonts w:ascii="Arial" w:eastAsia="Arial" w:hAnsi="Arial" w:cs="Arial"/>
          <w:color w:val="000000"/>
          <w:sz w:val="24"/>
          <w:szCs w:val="24"/>
          <w:highlight w:val="white"/>
          <w:lang w:val="es-CO"/>
        </w:rPr>
        <w:t xml:space="preserve"> </w:t>
      </w:r>
      <w:proofErr w:type="spellStart"/>
      <w:r w:rsidRPr="005367A9">
        <w:rPr>
          <w:rFonts w:ascii="Arial" w:eastAsia="Arial" w:hAnsi="Arial" w:cs="Arial"/>
          <w:color w:val="000000"/>
          <w:sz w:val="24"/>
          <w:szCs w:val="24"/>
          <w:highlight w:val="white"/>
          <w:lang w:val="es-CO"/>
        </w:rPr>
        <w:t>missing</w:t>
      </w:r>
      <w:proofErr w:type="spellEnd"/>
      <w:r w:rsidRPr="005367A9">
        <w:rPr>
          <w:rFonts w:ascii="Arial" w:eastAsia="Arial" w:hAnsi="Arial" w:cs="Arial"/>
          <w:color w:val="000000"/>
          <w:sz w:val="24"/>
          <w:szCs w:val="24"/>
          <w:highlight w:val="white"/>
          <w:lang w:val="es-CO"/>
        </w:rPr>
        <w:t xml:space="preserve">]). </w:t>
      </w:r>
      <w:proofErr w:type="spellStart"/>
      <w:r>
        <w:rPr>
          <w:rFonts w:ascii="Arial" w:eastAsia="Arial" w:hAnsi="Arial" w:cs="Arial"/>
          <w:color w:val="000000"/>
          <w:sz w:val="24"/>
          <w:szCs w:val="24"/>
          <w:highlight w:val="white"/>
        </w:rPr>
        <w:t>Ediciones</w:t>
      </w:r>
      <w:proofErr w:type="spellEnd"/>
      <w:r>
        <w:rPr>
          <w:rFonts w:ascii="Arial" w:eastAsia="Arial" w:hAnsi="Arial" w:cs="Arial"/>
          <w:color w:val="000000"/>
          <w:sz w:val="24"/>
          <w:szCs w:val="24"/>
          <w:highlight w:val="white"/>
        </w:rPr>
        <w:t xml:space="preserve"> de la U. Retrieved from https://www.perlego.com/book/1621595/modelos-pedaggicos-y-teoras-del-aprendizaje-pdf (Original work published 2013)</w:t>
      </w:r>
    </w:p>
    <w:p w14:paraId="3BEA3D56" w14:textId="77777777" w:rsidR="00372329" w:rsidRDefault="00372329">
      <w:pPr>
        <w:pBdr>
          <w:top w:val="nil"/>
          <w:left w:val="nil"/>
          <w:bottom w:val="nil"/>
          <w:right w:val="nil"/>
          <w:between w:val="nil"/>
        </w:pBdr>
        <w:shd w:val="clear" w:color="auto" w:fill="FFFFFF"/>
        <w:spacing w:line="360" w:lineRule="auto"/>
        <w:ind w:left="0" w:hanging="2"/>
        <w:jc w:val="both"/>
        <w:rPr>
          <w:rFonts w:ascii="Arial" w:eastAsia="Arial" w:hAnsi="Arial" w:cs="Arial"/>
          <w:color w:val="000000"/>
          <w:sz w:val="24"/>
          <w:szCs w:val="24"/>
          <w:highlight w:val="white"/>
        </w:rPr>
      </w:pPr>
    </w:p>
    <w:p w14:paraId="569BFD65" w14:textId="64096957" w:rsidR="00C13B9B" w:rsidRDefault="00C13B9B" w:rsidP="00C13B9B">
      <w:pPr>
        <w:shd w:val="clear" w:color="auto" w:fill="FFFFFF"/>
        <w:spacing w:line="360" w:lineRule="auto"/>
        <w:ind w:left="0" w:hanging="2"/>
        <w:rPr>
          <w:ins w:id="177" w:author="GONZALO CAMACHO VÁSQUEZ" w:date="2022-12-20T15:50:00Z"/>
          <w:rFonts w:ascii="Arial" w:eastAsia="Arial" w:hAnsi="Arial" w:cs="Arial"/>
          <w:sz w:val="24"/>
          <w:szCs w:val="24"/>
          <w:u w:val="single"/>
          <w:lang w:val="es-CO"/>
        </w:rPr>
      </w:pPr>
      <w:r w:rsidRPr="005367A9">
        <w:rPr>
          <w:rFonts w:ascii="Arial" w:eastAsia="Arial" w:hAnsi="Arial" w:cs="Arial"/>
          <w:color w:val="000000"/>
          <w:sz w:val="24"/>
          <w:szCs w:val="24"/>
          <w:lang w:val="es-CO"/>
        </w:rPr>
        <w:t xml:space="preserve">Olivares, C., Brenes, V., &amp; Valverde, E. (2020). </w:t>
      </w:r>
      <w:r>
        <w:rPr>
          <w:rFonts w:ascii="Arial" w:eastAsia="Arial" w:hAnsi="Arial" w:cs="Arial"/>
          <w:color w:val="000000"/>
          <w:sz w:val="24"/>
          <w:szCs w:val="24"/>
        </w:rPr>
        <w:t>R2D2: An effective model to incorporate ICTs in the EFL classroom? </w:t>
      </w:r>
      <w:r w:rsidRPr="005367A9">
        <w:rPr>
          <w:rFonts w:ascii="Arial" w:eastAsia="Arial" w:hAnsi="Arial" w:cs="Arial"/>
          <w:i/>
          <w:color w:val="000000"/>
          <w:sz w:val="24"/>
          <w:szCs w:val="24"/>
          <w:lang w:val="es-CO"/>
        </w:rPr>
        <w:t xml:space="preserve">Actualidades Investigativas en </w:t>
      </w:r>
      <w:r w:rsidRPr="005367A9">
        <w:rPr>
          <w:rFonts w:ascii="Arial" w:eastAsia="Arial" w:hAnsi="Arial" w:cs="Arial"/>
          <w:i/>
          <w:sz w:val="24"/>
          <w:szCs w:val="24"/>
          <w:lang w:val="es-CO"/>
        </w:rPr>
        <w:t>Educación</w:t>
      </w:r>
      <w:r w:rsidRPr="005367A9">
        <w:rPr>
          <w:rFonts w:ascii="Arial" w:eastAsia="Arial" w:hAnsi="Arial" w:cs="Arial"/>
          <w:sz w:val="24"/>
          <w:szCs w:val="24"/>
          <w:lang w:val="es-CO"/>
        </w:rPr>
        <w:t>, </w:t>
      </w:r>
      <w:r w:rsidRPr="005367A9">
        <w:rPr>
          <w:rFonts w:ascii="Arial" w:eastAsia="Arial" w:hAnsi="Arial" w:cs="Arial"/>
          <w:i/>
          <w:sz w:val="24"/>
          <w:szCs w:val="24"/>
          <w:lang w:val="es-CO"/>
        </w:rPr>
        <w:t>20</w:t>
      </w:r>
      <w:r w:rsidRPr="005367A9">
        <w:rPr>
          <w:rFonts w:ascii="Arial" w:eastAsia="Arial" w:hAnsi="Arial" w:cs="Arial"/>
          <w:sz w:val="24"/>
          <w:szCs w:val="24"/>
          <w:lang w:val="es-CO"/>
        </w:rPr>
        <w:t>(1), 196-230. </w:t>
      </w:r>
      <w:r w:rsidR="00000000">
        <w:fldChar w:fldCharType="begin"/>
      </w:r>
      <w:r w:rsidR="00000000" w:rsidRPr="00EF36CF">
        <w:rPr>
          <w:lang w:val="es-CO"/>
          <w:rPrChange w:id="178" w:author="GONZALO CAMACHO VASQUEZ" w:date="2023-06-02T15:40:00Z">
            <w:rPr/>
          </w:rPrChange>
        </w:rPr>
        <w:instrText>HYPERLINK "https://dx.doi.org/10.15517/aie.v20i1.40098" \h</w:instrText>
      </w:r>
      <w:r w:rsidR="00000000">
        <w:fldChar w:fldCharType="separate"/>
      </w:r>
      <w:r w:rsidRPr="005367A9">
        <w:rPr>
          <w:rFonts w:ascii="Arial" w:eastAsia="Arial" w:hAnsi="Arial" w:cs="Arial"/>
          <w:sz w:val="24"/>
          <w:szCs w:val="24"/>
          <w:u w:val="single"/>
          <w:lang w:val="es-CO"/>
        </w:rPr>
        <w:t>https://dx.doi.org/10.15517/aie.v20i1.40098</w:t>
      </w:r>
      <w:r w:rsidR="00000000">
        <w:rPr>
          <w:rFonts w:ascii="Arial" w:eastAsia="Arial" w:hAnsi="Arial" w:cs="Arial"/>
          <w:sz w:val="24"/>
          <w:szCs w:val="24"/>
          <w:u w:val="single"/>
          <w:lang w:val="es-CO"/>
        </w:rPr>
        <w:fldChar w:fldCharType="end"/>
      </w:r>
    </w:p>
    <w:p w14:paraId="7980B415" w14:textId="6DB89FE4" w:rsidR="00372329" w:rsidRDefault="00372329" w:rsidP="00372329">
      <w:pPr>
        <w:ind w:left="0" w:hanging="2"/>
        <w:rPr>
          <w:ins w:id="179" w:author="GONZALO CAMACHO VÁSQUEZ" w:date="2022-12-20T15:52:00Z"/>
          <w:rFonts w:ascii="Arial" w:hAnsi="Arial" w:cs="Arial"/>
          <w:color w:val="2E2E2E"/>
          <w:sz w:val="21"/>
          <w:szCs w:val="21"/>
          <w:shd w:val="clear" w:color="auto" w:fill="FFFFFF"/>
        </w:rPr>
      </w:pPr>
      <w:ins w:id="180" w:author="GONZALO CAMACHO VÁSQUEZ" w:date="2022-12-20T15:50:00Z">
        <w:r w:rsidRPr="009E1C8C">
          <w:rPr>
            <w:rFonts w:ascii="Arial" w:hAnsi="Arial" w:cs="Arial"/>
            <w:sz w:val="24"/>
            <w:szCs w:val="24"/>
            <w:lang w:val="es-CO"/>
          </w:rPr>
          <w:t>Pinto-Santos</w:t>
        </w:r>
        <w:r>
          <w:rPr>
            <w:rFonts w:ascii="Arial" w:hAnsi="Arial" w:cs="Arial"/>
            <w:sz w:val="24"/>
            <w:szCs w:val="24"/>
            <w:lang w:val="es-CO"/>
          </w:rPr>
          <w:t>, A.</w:t>
        </w:r>
        <w:r w:rsidRPr="009E1C8C">
          <w:rPr>
            <w:rFonts w:ascii="Arial" w:hAnsi="Arial" w:cs="Arial"/>
            <w:sz w:val="24"/>
            <w:szCs w:val="24"/>
            <w:lang w:val="es-CO"/>
          </w:rPr>
          <w:t>, Pérez-</w:t>
        </w:r>
        <w:proofErr w:type="spellStart"/>
        <w:r w:rsidRPr="009E1C8C">
          <w:rPr>
            <w:rFonts w:ascii="Arial" w:hAnsi="Arial" w:cs="Arial"/>
            <w:sz w:val="24"/>
            <w:szCs w:val="24"/>
            <w:lang w:val="es-CO"/>
          </w:rPr>
          <w:t>Garcia</w:t>
        </w:r>
        <w:proofErr w:type="spellEnd"/>
        <w:r>
          <w:rPr>
            <w:rFonts w:ascii="Arial" w:hAnsi="Arial" w:cs="Arial"/>
            <w:sz w:val="24"/>
            <w:szCs w:val="24"/>
            <w:lang w:val="es-CO"/>
          </w:rPr>
          <w:t>, A.,</w:t>
        </w:r>
        <w:r w:rsidRPr="009E1C8C">
          <w:rPr>
            <w:rFonts w:ascii="Arial" w:hAnsi="Arial" w:cs="Arial"/>
            <w:sz w:val="24"/>
            <w:szCs w:val="24"/>
            <w:lang w:val="es-CO"/>
          </w:rPr>
          <w:t xml:space="preserve"> and </w:t>
        </w:r>
        <w:proofErr w:type="spellStart"/>
        <w:r w:rsidRPr="009E1C8C">
          <w:rPr>
            <w:rFonts w:ascii="Arial" w:hAnsi="Arial" w:cs="Arial"/>
            <w:sz w:val="24"/>
            <w:szCs w:val="24"/>
            <w:lang w:val="es-CO"/>
          </w:rPr>
          <w:t>Darder</w:t>
        </w:r>
        <w:proofErr w:type="spellEnd"/>
        <w:r w:rsidRPr="009E1C8C">
          <w:rPr>
            <w:rFonts w:ascii="Arial" w:hAnsi="Arial" w:cs="Arial"/>
            <w:sz w:val="24"/>
            <w:szCs w:val="24"/>
            <w:lang w:val="es-CO"/>
          </w:rPr>
          <w:t>-Mesquida</w:t>
        </w:r>
        <w:r>
          <w:rPr>
            <w:rFonts w:ascii="Arial" w:hAnsi="Arial" w:cs="Arial"/>
            <w:sz w:val="24"/>
            <w:szCs w:val="24"/>
            <w:lang w:val="es-CO"/>
          </w:rPr>
          <w:t>, A</w:t>
        </w:r>
        <w:r w:rsidRPr="009E1C8C">
          <w:rPr>
            <w:rFonts w:ascii="Arial" w:hAnsi="Arial" w:cs="Arial"/>
            <w:sz w:val="24"/>
            <w:szCs w:val="24"/>
            <w:lang w:val="es-CO"/>
          </w:rPr>
          <w:t xml:space="preserve">. </w:t>
        </w:r>
        <w:r>
          <w:rPr>
            <w:rFonts w:ascii="Arial" w:hAnsi="Arial" w:cs="Arial"/>
            <w:sz w:val="24"/>
            <w:szCs w:val="24"/>
            <w:lang w:val="es-CO"/>
          </w:rPr>
          <w:t xml:space="preserve">(2022). </w:t>
        </w:r>
        <w:r w:rsidRPr="009E1C8C">
          <w:rPr>
            <w:rFonts w:ascii="Arial" w:hAnsi="Arial" w:cs="Arial"/>
            <w:sz w:val="24"/>
            <w:szCs w:val="24"/>
            <w:lang w:val="es-CO"/>
          </w:rPr>
          <w:t xml:space="preserve">Formulación y validación del modelo tecnológico empoderado y pedagógico para promover la competencia digital docente en la formación inicial del profesorado. </w:t>
        </w:r>
        <w:proofErr w:type="spellStart"/>
        <w:r w:rsidRPr="009E1C8C">
          <w:rPr>
            <w:rFonts w:ascii="Arial" w:hAnsi="Arial" w:cs="Arial"/>
            <w:i/>
            <w:iCs/>
            <w:sz w:val="24"/>
            <w:szCs w:val="24"/>
            <w:lang w:val="es-CO"/>
          </w:rPr>
          <w:t>Form</w:t>
        </w:r>
        <w:proofErr w:type="spellEnd"/>
        <w:r w:rsidRPr="009E1C8C">
          <w:rPr>
            <w:rFonts w:ascii="Arial" w:hAnsi="Arial" w:cs="Arial"/>
            <w:i/>
            <w:iCs/>
            <w:sz w:val="24"/>
            <w:szCs w:val="24"/>
            <w:lang w:val="es-CO"/>
          </w:rPr>
          <w:t xml:space="preserve">. </w:t>
        </w:r>
        <w:proofErr w:type="gramStart"/>
        <w:r w:rsidRPr="009E1C8C">
          <w:rPr>
            <w:rFonts w:ascii="Arial" w:hAnsi="Arial" w:cs="Arial"/>
            <w:i/>
            <w:iCs/>
            <w:sz w:val="24"/>
            <w:szCs w:val="24"/>
            <w:lang w:val="es-CO"/>
          </w:rPr>
          <w:t>Univ..</w:t>
        </w:r>
        <w:proofErr w:type="gramEnd"/>
        <w:r w:rsidRPr="009E1C8C">
          <w:rPr>
            <w:rFonts w:ascii="Arial" w:hAnsi="Arial" w:cs="Arial"/>
            <w:i/>
            <w:iCs/>
            <w:sz w:val="24"/>
            <w:szCs w:val="24"/>
            <w:lang w:val="es-CO"/>
          </w:rPr>
          <w:t xml:space="preserve"> </w:t>
        </w:r>
        <w:r w:rsidRPr="009E1C8C">
          <w:rPr>
            <w:rFonts w:ascii="Arial" w:hAnsi="Arial" w:cs="Arial"/>
            <w:sz w:val="24"/>
            <w:szCs w:val="24"/>
            <w:lang w:val="es-CO"/>
          </w:rPr>
          <w:t>Vol. 15(1):183-196. DOI:</w:t>
        </w:r>
        <w:r w:rsidRPr="009E1C8C">
          <w:rPr>
            <w:rFonts w:ascii="Arial" w:hAnsi="Arial" w:cs="Arial"/>
            <w:color w:val="2E2E2E"/>
            <w:sz w:val="21"/>
            <w:szCs w:val="21"/>
            <w:shd w:val="clear" w:color="auto" w:fill="FFFFFF"/>
          </w:rPr>
          <w:t xml:space="preserve"> </w:t>
        </w:r>
        <w:r>
          <w:rPr>
            <w:rFonts w:ascii="Arial" w:hAnsi="Arial" w:cs="Arial"/>
            <w:color w:val="2E2E2E"/>
            <w:sz w:val="21"/>
            <w:szCs w:val="21"/>
            <w:shd w:val="clear" w:color="auto" w:fill="FFFFFF"/>
          </w:rPr>
          <w:t>10.4067/S0718-50062022000100183</w:t>
        </w:r>
      </w:ins>
    </w:p>
    <w:p w14:paraId="5EDADB99" w14:textId="6D4E9A0D" w:rsidR="00372329" w:rsidRDefault="00372329" w:rsidP="00372329">
      <w:pPr>
        <w:ind w:left="0" w:hanging="2"/>
        <w:rPr>
          <w:ins w:id="181" w:author="GONZALO CAMACHO VÁSQUEZ" w:date="2022-12-20T15:52:00Z"/>
          <w:rFonts w:ascii="Arial" w:hAnsi="Arial" w:cs="Arial"/>
          <w:color w:val="2E2E2E"/>
          <w:sz w:val="21"/>
          <w:szCs w:val="21"/>
          <w:shd w:val="clear" w:color="auto" w:fill="FFFFFF"/>
        </w:rPr>
      </w:pPr>
    </w:p>
    <w:p w14:paraId="6EA06AF0" w14:textId="77777777" w:rsidR="00372329" w:rsidRDefault="00372329" w:rsidP="00372329">
      <w:pPr>
        <w:ind w:left="0" w:hanging="2"/>
        <w:rPr>
          <w:ins w:id="182" w:author="GONZALO CAMACHO VÁSQUEZ" w:date="2022-12-20T15:52:00Z"/>
          <w:rFonts w:ascii="Arial" w:hAnsi="Arial" w:cs="Arial"/>
          <w:sz w:val="24"/>
          <w:szCs w:val="24"/>
        </w:rPr>
      </w:pPr>
      <w:ins w:id="183" w:author="GONZALO CAMACHO VÁSQUEZ" w:date="2022-12-20T15:52:00Z">
        <w:r w:rsidRPr="00372329">
          <w:rPr>
            <w:rFonts w:ascii="Arial" w:hAnsi="Arial" w:cs="Arial"/>
            <w:color w:val="000000"/>
            <w:sz w:val="24"/>
            <w:szCs w:val="24"/>
            <w:shd w:val="clear" w:color="auto" w:fill="FFFFFF"/>
            <w:rPrChange w:id="184" w:author="GONZALO CAMACHO VÁSQUEZ" w:date="2022-12-20T15:52:00Z">
              <w:rPr>
                <w:rFonts w:ascii="Arial" w:hAnsi="Arial" w:cs="Arial"/>
                <w:color w:val="000000"/>
                <w:sz w:val="24"/>
                <w:szCs w:val="24"/>
                <w:shd w:val="clear" w:color="auto" w:fill="FFFFFF"/>
                <w:lang w:val="es-CO"/>
              </w:rPr>
            </w:rPrChange>
          </w:rPr>
          <w:t xml:space="preserve">Pak, N. I., </w:t>
        </w:r>
        <w:proofErr w:type="spellStart"/>
        <w:r w:rsidRPr="00372329">
          <w:rPr>
            <w:rFonts w:ascii="Arial" w:hAnsi="Arial" w:cs="Arial"/>
            <w:color w:val="000000"/>
            <w:sz w:val="24"/>
            <w:szCs w:val="24"/>
            <w:shd w:val="clear" w:color="auto" w:fill="FFFFFF"/>
            <w:rPrChange w:id="185" w:author="GONZALO CAMACHO VÁSQUEZ" w:date="2022-12-20T15:52:00Z">
              <w:rPr>
                <w:rFonts w:ascii="Arial" w:hAnsi="Arial" w:cs="Arial"/>
                <w:color w:val="000000"/>
                <w:sz w:val="24"/>
                <w:szCs w:val="24"/>
                <w:shd w:val="clear" w:color="auto" w:fill="FFFFFF"/>
                <w:lang w:val="es-CO"/>
              </w:rPr>
            </w:rPrChange>
          </w:rPr>
          <w:t>Khegay</w:t>
        </w:r>
        <w:proofErr w:type="spellEnd"/>
        <w:r w:rsidRPr="00372329">
          <w:rPr>
            <w:rFonts w:ascii="Arial" w:hAnsi="Arial" w:cs="Arial"/>
            <w:color w:val="000000"/>
            <w:sz w:val="24"/>
            <w:szCs w:val="24"/>
            <w:shd w:val="clear" w:color="auto" w:fill="FFFFFF"/>
            <w:rPrChange w:id="186" w:author="GONZALO CAMACHO VÁSQUEZ" w:date="2022-12-20T15:52:00Z">
              <w:rPr>
                <w:rFonts w:ascii="Arial" w:hAnsi="Arial" w:cs="Arial"/>
                <w:color w:val="000000"/>
                <w:sz w:val="24"/>
                <w:szCs w:val="24"/>
                <w:shd w:val="clear" w:color="auto" w:fill="FFFFFF"/>
                <w:lang w:val="es-CO"/>
              </w:rPr>
            </w:rPrChange>
          </w:rPr>
          <w:t xml:space="preserve">, L. B., </w:t>
        </w:r>
        <w:proofErr w:type="spellStart"/>
        <w:r w:rsidRPr="00372329">
          <w:rPr>
            <w:rFonts w:ascii="Arial" w:hAnsi="Arial" w:cs="Arial"/>
            <w:color w:val="000000"/>
            <w:sz w:val="24"/>
            <w:szCs w:val="24"/>
            <w:shd w:val="clear" w:color="auto" w:fill="FFFFFF"/>
            <w:rPrChange w:id="187" w:author="GONZALO CAMACHO VÁSQUEZ" w:date="2022-12-20T15:52:00Z">
              <w:rPr>
                <w:rFonts w:ascii="Arial" w:hAnsi="Arial" w:cs="Arial"/>
                <w:color w:val="000000"/>
                <w:sz w:val="24"/>
                <w:szCs w:val="24"/>
                <w:shd w:val="clear" w:color="auto" w:fill="FFFFFF"/>
                <w:lang w:val="es-CO"/>
              </w:rPr>
            </w:rPrChange>
          </w:rPr>
          <w:t>Akkasynova</w:t>
        </w:r>
        <w:proofErr w:type="spellEnd"/>
        <w:r w:rsidRPr="00372329">
          <w:rPr>
            <w:rFonts w:ascii="Arial" w:hAnsi="Arial" w:cs="Arial"/>
            <w:color w:val="000000"/>
            <w:sz w:val="24"/>
            <w:szCs w:val="24"/>
            <w:shd w:val="clear" w:color="auto" w:fill="FFFFFF"/>
            <w:rPrChange w:id="188" w:author="GONZALO CAMACHO VÁSQUEZ" w:date="2022-12-20T15:52:00Z">
              <w:rPr>
                <w:rFonts w:ascii="Arial" w:hAnsi="Arial" w:cs="Arial"/>
                <w:color w:val="000000"/>
                <w:sz w:val="24"/>
                <w:szCs w:val="24"/>
                <w:shd w:val="clear" w:color="auto" w:fill="FFFFFF"/>
                <w:lang w:val="es-CO"/>
              </w:rPr>
            </w:rPrChange>
          </w:rPr>
          <w:t xml:space="preserve">, Z. K., </w:t>
        </w:r>
        <w:proofErr w:type="spellStart"/>
        <w:r w:rsidRPr="00372329">
          <w:rPr>
            <w:rFonts w:ascii="Arial" w:hAnsi="Arial" w:cs="Arial"/>
            <w:color w:val="000000"/>
            <w:sz w:val="24"/>
            <w:szCs w:val="24"/>
            <w:shd w:val="clear" w:color="auto" w:fill="FFFFFF"/>
            <w:rPrChange w:id="189" w:author="GONZALO CAMACHO VÁSQUEZ" w:date="2022-12-20T15:52:00Z">
              <w:rPr>
                <w:rFonts w:ascii="Arial" w:hAnsi="Arial" w:cs="Arial"/>
                <w:color w:val="000000"/>
                <w:sz w:val="24"/>
                <w:szCs w:val="24"/>
                <w:shd w:val="clear" w:color="auto" w:fill="FFFFFF"/>
                <w:lang w:val="es-CO"/>
              </w:rPr>
            </w:rPrChange>
          </w:rPr>
          <w:t>Bidaibekov</w:t>
        </w:r>
        <w:proofErr w:type="spellEnd"/>
        <w:r w:rsidRPr="00372329">
          <w:rPr>
            <w:rFonts w:ascii="Arial" w:hAnsi="Arial" w:cs="Arial"/>
            <w:color w:val="000000"/>
            <w:sz w:val="24"/>
            <w:szCs w:val="24"/>
            <w:shd w:val="clear" w:color="auto" w:fill="FFFFFF"/>
            <w:rPrChange w:id="190" w:author="GONZALO CAMACHO VÁSQUEZ" w:date="2022-12-20T15:52:00Z">
              <w:rPr>
                <w:rFonts w:ascii="Arial" w:hAnsi="Arial" w:cs="Arial"/>
                <w:color w:val="000000"/>
                <w:sz w:val="24"/>
                <w:szCs w:val="24"/>
                <w:shd w:val="clear" w:color="auto" w:fill="FFFFFF"/>
                <w:lang w:val="es-CO"/>
              </w:rPr>
            </w:rPrChange>
          </w:rPr>
          <w:t xml:space="preserve">, Y. Y., &amp; </w:t>
        </w:r>
        <w:proofErr w:type="spellStart"/>
        <w:r w:rsidRPr="00372329">
          <w:rPr>
            <w:rFonts w:ascii="Arial" w:hAnsi="Arial" w:cs="Arial"/>
            <w:color w:val="000000"/>
            <w:sz w:val="24"/>
            <w:szCs w:val="24"/>
            <w:shd w:val="clear" w:color="auto" w:fill="FFFFFF"/>
            <w:rPrChange w:id="191" w:author="GONZALO CAMACHO VÁSQUEZ" w:date="2022-12-20T15:52:00Z">
              <w:rPr>
                <w:rFonts w:ascii="Arial" w:hAnsi="Arial" w:cs="Arial"/>
                <w:color w:val="000000"/>
                <w:sz w:val="24"/>
                <w:szCs w:val="24"/>
                <w:shd w:val="clear" w:color="auto" w:fill="FFFFFF"/>
                <w:lang w:val="es-CO"/>
              </w:rPr>
            </w:rPrChange>
          </w:rPr>
          <w:t>Kamalova</w:t>
        </w:r>
        <w:proofErr w:type="spellEnd"/>
        <w:r w:rsidRPr="00372329">
          <w:rPr>
            <w:rFonts w:ascii="Arial" w:hAnsi="Arial" w:cs="Arial"/>
            <w:color w:val="000000"/>
            <w:sz w:val="24"/>
            <w:szCs w:val="24"/>
            <w:shd w:val="clear" w:color="auto" w:fill="FFFFFF"/>
            <w:rPrChange w:id="192" w:author="GONZALO CAMACHO VÁSQUEZ" w:date="2022-12-20T15:52:00Z">
              <w:rPr>
                <w:rFonts w:ascii="Arial" w:hAnsi="Arial" w:cs="Arial"/>
                <w:color w:val="000000"/>
                <w:sz w:val="24"/>
                <w:szCs w:val="24"/>
                <w:shd w:val="clear" w:color="auto" w:fill="FFFFFF"/>
                <w:lang w:val="es-CO"/>
              </w:rPr>
            </w:rPrChange>
          </w:rPr>
          <w:t xml:space="preserve">, G. B. (2021). </w:t>
        </w:r>
        <w:r w:rsidRPr="00F70466">
          <w:rPr>
            <w:rFonts w:ascii="Arial" w:hAnsi="Arial" w:cs="Arial"/>
            <w:color w:val="000000"/>
            <w:sz w:val="24"/>
            <w:szCs w:val="24"/>
            <w:shd w:val="clear" w:color="auto" w:fill="FFFFFF"/>
          </w:rPr>
          <w:t>Preservice teacher training program for working with network mega-projects.</w:t>
        </w:r>
        <w:r w:rsidRPr="00F70466">
          <w:rPr>
            <w:rFonts w:ascii="Arial" w:hAnsi="Arial" w:cs="Arial"/>
            <w:i/>
            <w:iCs/>
            <w:color w:val="000000"/>
            <w:sz w:val="24"/>
            <w:szCs w:val="24"/>
            <w:shd w:val="clear" w:color="auto" w:fill="FFFFFF"/>
          </w:rPr>
          <w:t> Journal of Educators Online, 18</w:t>
        </w:r>
        <w:r w:rsidRPr="00F70466">
          <w:rPr>
            <w:rFonts w:ascii="Arial" w:hAnsi="Arial" w:cs="Arial"/>
            <w:color w:val="000000"/>
            <w:sz w:val="24"/>
            <w:szCs w:val="24"/>
            <w:shd w:val="clear" w:color="auto" w:fill="FFFFFF"/>
          </w:rPr>
          <w:t>(2) Retrieved from </w:t>
        </w:r>
        <w:r w:rsidRPr="00F70466">
          <w:rPr>
            <w:rFonts w:ascii="Arial" w:hAnsi="Arial" w:cs="Arial"/>
            <w:sz w:val="24"/>
            <w:szCs w:val="24"/>
          </w:rPr>
          <w:fldChar w:fldCharType="begin"/>
        </w:r>
        <w:r w:rsidRPr="00F70466">
          <w:rPr>
            <w:rFonts w:ascii="Arial" w:hAnsi="Arial" w:cs="Arial"/>
            <w:sz w:val="24"/>
            <w:szCs w:val="24"/>
          </w:rPr>
          <w:instrText xml:space="preserve"> HYPERLINK "http://www.scopus.com/" \t "_blank" </w:instrText>
        </w:r>
        <w:r w:rsidRPr="00F70466">
          <w:rPr>
            <w:rFonts w:ascii="Arial" w:hAnsi="Arial" w:cs="Arial"/>
            <w:sz w:val="24"/>
            <w:szCs w:val="24"/>
          </w:rPr>
        </w:r>
        <w:r w:rsidRPr="00F70466">
          <w:rPr>
            <w:rFonts w:ascii="Arial" w:hAnsi="Arial" w:cs="Arial"/>
            <w:sz w:val="24"/>
            <w:szCs w:val="24"/>
          </w:rPr>
          <w:fldChar w:fldCharType="separate"/>
        </w:r>
        <w:r w:rsidRPr="00F70466">
          <w:rPr>
            <w:rStyle w:val="Hipervnculo"/>
            <w:rFonts w:ascii="Arial" w:hAnsi="Arial" w:cs="Arial"/>
            <w:sz w:val="24"/>
            <w:szCs w:val="24"/>
            <w:shd w:val="clear" w:color="auto" w:fill="FFFFFF"/>
          </w:rPr>
          <w:t>www.scopus.com</w:t>
        </w:r>
        <w:r w:rsidRPr="00F70466">
          <w:rPr>
            <w:rFonts w:ascii="Arial" w:hAnsi="Arial" w:cs="Arial"/>
            <w:sz w:val="24"/>
            <w:szCs w:val="24"/>
          </w:rPr>
          <w:fldChar w:fldCharType="end"/>
        </w:r>
      </w:ins>
    </w:p>
    <w:p w14:paraId="1B33604B" w14:textId="77777777" w:rsidR="00372329" w:rsidRDefault="00372329" w:rsidP="00372329">
      <w:pPr>
        <w:ind w:left="0" w:hanging="2"/>
        <w:rPr>
          <w:ins w:id="193" w:author="GONZALO CAMACHO VÁSQUEZ" w:date="2022-12-20T15:52:00Z"/>
          <w:rFonts w:ascii="Arial" w:hAnsi="Arial" w:cs="Arial"/>
          <w:sz w:val="24"/>
          <w:szCs w:val="24"/>
        </w:rPr>
      </w:pPr>
    </w:p>
    <w:p w14:paraId="7B78E36C" w14:textId="77777777" w:rsidR="00372329" w:rsidRDefault="00372329" w:rsidP="00372329">
      <w:pPr>
        <w:ind w:left="0" w:hanging="2"/>
        <w:rPr>
          <w:ins w:id="194" w:author="GONZALO CAMACHO VÁSQUEZ" w:date="2022-12-20T15:50:00Z"/>
          <w:rFonts w:ascii="Arial" w:hAnsi="Arial" w:cs="Arial"/>
          <w:color w:val="2E2E2E"/>
          <w:sz w:val="21"/>
          <w:szCs w:val="21"/>
          <w:shd w:val="clear" w:color="auto" w:fill="FFFFFF"/>
        </w:rPr>
      </w:pPr>
    </w:p>
    <w:p w14:paraId="581B1AA7" w14:textId="77777777" w:rsidR="00372329" w:rsidRPr="00EF36CF" w:rsidRDefault="00372329" w:rsidP="00C13B9B">
      <w:pPr>
        <w:shd w:val="clear" w:color="auto" w:fill="FFFFFF"/>
        <w:spacing w:line="360" w:lineRule="auto"/>
        <w:ind w:left="0" w:hanging="2"/>
        <w:rPr>
          <w:rFonts w:ascii="Arial" w:eastAsia="Arial" w:hAnsi="Arial" w:cs="Arial"/>
          <w:sz w:val="24"/>
          <w:szCs w:val="24"/>
          <w:u w:val="single"/>
          <w:rPrChange w:id="195" w:author="GONZALO CAMACHO VASQUEZ" w:date="2023-06-02T15:40:00Z">
            <w:rPr>
              <w:rFonts w:ascii="Arial" w:eastAsia="Arial" w:hAnsi="Arial" w:cs="Arial"/>
              <w:sz w:val="24"/>
              <w:szCs w:val="24"/>
              <w:u w:val="single"/>
              <w:lang w:val="es-CO"/>
            </w:rPr>
          </w:rPrChange>
        </w:rPr>
      </w:pPr>
    </w:p>
    <w:p w14:paraId="3954F0FF" w14:textId="77777777" w:rsidR="00C13B9B" w:rsidRDefault="00C13B9B" w:rsidP="00C13B9B">
      <w:pPr>
        <w:shd w:val="clear" w:color="auto" w:fill="FFFFFF"/>
        <w:spacing w:line="360" w:lineRule="auto"/>
        <w:ind w:left="0" w:hanging="2"/>
        <w:rPr>
          <w:rFonts w:ascii="Arial" w:eastAsia="Arial" w:hAnsi="Arial" w:cs="Arial"/>
          <w:sz w:val="24"/>
          <w:szCs w:val="24"/>
        </w:rPr>
      </w:pPr>
      <w:proofErr w:type="spellStart"/>
      <w:r>
        <w:rPr>
          <w:rFonts w:ascii="Arial" w:eastAsia="Arial" w:hAnsi="Arial" w:cs="Arial"/>
          <w:sz w:val="24"/>
          <w:szCs w:val="24"/>
          <w:shd w:val="clear" w:color="auto" w:fill="FCFCFC"/>
        </w:rPr>
        <w:t>Puentedura</w:t>
      </w:r>
      <w:proofErr w:type="spellEnd"/>
      <w:r>
        <w:rPr>
          <w:rFonts w:ascii="Arial" w:eastAsia="Arial" w:hAnsi="Arial" w:cs="Arial"/>
          <w:sz w:val="24"/>
          <w:szCs w:val="24"/>
          <w:shd w:val="clear" w:color="auto" w:fill="FCFCFC"/>
        </w:rPr>
        <w:t>, R. (2014). </w:t>
      </w:r>
      <w:r>
        <w:rPr>
          <w:rFonts w:ascii="Arial" w:eastAsia="Arial" w:hAnsi="Arial" w:cs="Arial"/>
          <w:i/>
          <w:sz w:val="24"/>
          <w:szCs w:val="24"/>
          <w:shd w:val="clear" w:color="auto" w:fill="FCFCFC"/>
        </w:rPr>
        <w:t>Learning, technology, and the SAMR model: Goals, processes, and practice.</w:t>
      </w:r>
      <w:r>
        <w:rPr>
          <w:rFonts w:ascii="Arial" w:eastAsia="Arial" w:hAnsi="Arial" w:cs="Arial"/>
          <w:sz w:val="24"/>
          <w:szCs w:val="24"/>
          <w:shd w:val="clear" w:color="auto" w:fill="FCFCFC"/>
        </w:rPr>
        <w:t xml:space="preserve"> Retrieved </w:t>
      </w:r>
      <w:r>
        <w:rPr>
          <w:rFonts w:ascii="Arial" w:eastAsia="Arial" w:hAnsi="Arial" w:cs="Arial"/>
          <w:color w:val="333333"/>
          <w:sz w:val="24"/>
          <w:szCs w:val="24"/>
          <w:shd w:val="clear" w:color="auto" w:fill="FCFCFC"/>
        </w:rPr>
        <w:t>from </w:t>
      </w:r>
      <w:hyperlink r:id="rId27">
        <w:r>
          <w:rPr>
            <w:rFonts w:ascii="Arial" w:eastAsia="Arial" w:hAnsi="Arial" w:cs="Arial"/>
            <w:color w:val="004B83"/>
            <w:sz w:val="24"/>
            <w:szCs w:val="24"/>
            <w:u w:val="single"/>
            <w:shd w:val="clear" w:color="auto" w:fill="FCFCFC"/>
          </w:rPr>
          <w:t>http://www.hippasus.com/rrpweblog/archives/2014/06/29/LearningTechnologySAMRModel.pdf</w:t>
        </w:r>
      </w:hyperlink>
      <w:r>
        <w:rPr>
          <w:rFonts w:ascii="Arial" w:eastAsia="Arial" w:hAnsi="Arial" w:cs="Arial"/>
          <w:color w:val="333333"/>
          <w:sz w:val="24"/>
          <w:szCs w:val="24"/>
          <w:shd w:val="clear" w:color="auto" w:fill="FCFCFC"/>
        </w:rPr>
        <w:t>.</w:t>
      </w:r>
    </w:p>
    <w:p w14:paraId="521A94B2" w14:textId="7862EEC7" w:rsidR="005D72D0" w:rsidRDefault="00E958A4">
      <w:pPr>
        <w:shd w:val="clear" w:color="auto" w:fill="FFFFFF"/>
        <w:spacing w:line="360" w:lineRule="auto"/>
        <w:ind w:left="0" w:hanging="2"/>
        <w:jc w:val="both"/>
        <w:rPr>
          <w:rFonts w:ascii="Arial" w:eastAsia="Arial" w:hAnsi="Arial" w:cs="Arial"/>
          <w:color w:val="000000"/>
          <w:sz w:val="24"/>
          <w:szCs w:val="24"/>
        </w:rPr>
      </w:pPr>
      <w:bookmarkStart w:id="196" w:name="_heading=h.2xcytpi" w:colFirst="0" w:colLast="0"/>
      <w:bookmarkEnd w:id="196"/>
      <w:r>
        <w:rPr>
          <w:rFonts w:ascii="Arial" w:eastAsia="Arial" w:hAnsi="Arial" w:cs="Arial"/>
          <w:color w:val="000000"/>
          <w:sz w:val="24"/>
          <w:szCs w:val="24"/>
          <w:highlight w:val="white"/>
        </w:rPr>
        <w:t xml:space="preserve">Punie, Y., </w:t>
      </w:r>
      <w:r w:rsidR="00587F00">
        <w:rPr>
          <w:rFonts w:ascii="Arial" w:eastAsia="Arial" w:hAnsi="Arial" w:cs="Arial"/>
          <w:color w:val="000000"/>
          <w:sz w:val="24"/>
          <w:szCs w:val="24"/>
          <w:highlight w:val="white"/>
        </w:rPr>
        <w:t xml:space="preserve">&amp; </w:t>
      </w:r>
      <w:proofErr w:type="spellStart"/>
      <w:r>
        <w:rPr>
          <w:rFonts w:ascii="Arial" w:eastAsia="Arial" w:hAnsi="Arial" w:cs="Arial"/>
          <w:color w:val="000000"/>
          <w:sz w:val="24"/>
          <w:szCs w:val="24"/>
          <w:highlight w:val="white"/>
        </w:rPr>
        <w:t>Redecker</w:t>
      </w:r>
      <w:proofErr w:type="spellEnd"/>
      <w:r>
        <w:rPr>
          <w:rFonts w:ascii="Arial" w:eastAsia="Arial" w:hAnsi="Arial" w:cs="Arial"/>
          <w:color w:val="000000"/>
          <w:sz w:val="24"/>
          <w:szCs w:val="24"/>
          <w:highlight w:val="white"/>
        </w:rPr>
        <w:t xml:space="preserve">, C., (2017). European Framework for the Digital Competence of Educators: </w:t>
      </w:r>
      <w:proofErr w:type="spellStart"/>
      <w:r>
        <w:rPr>
          <w:rFonts w:ascii="Arial" w:eastAsia="Arial" w:hAnsi="Arial" w:cs="Arial"/>
          <w:color w:val="000000"/>
          <w:sz w:val="24"/>
          <w:szCs w:val="24"/>
          <w:highlight w:val="white"/>
        </w:rPr>
        <w:t>DigCompEdu</w:t>
      </w:r>
      <w:proofErr w:type="spellEnd"/>
      <w:r>
        <w:rPr>
          <w:rFonts w:ascii="Arial" w:eastAsia="Arial" w:hAnsi="Arial" w:cs="Arial"/>
          <w:color w:val="000000"/>
          <w:sz w:val="24"/>
          <w:szCs w:val="24"/>
          <w:highlight w:val="white"/>
        </w:rPr>
        <w:t xml:space="preserve">, EUR 28775 EN, </w:t>
      </w:r>
      <w:r w:rsidRPr="00587F00">
        <w:rPr>
          <w:rFonts w:ascii="Arial" w:eastAsia="Arial" w:hAnsi="Arial" w:cs="Arial"/>
          <w:i/>
          <w:iCs/>
          <w:color w:val="000000"/>
          <w:sz w:val="24"/>
          <w:szCs w:val="24"/>
          <w:highlight w:val="white"/>
        </w:rPr>
        <w:t>Publications Office of the European Union, Luxembourg</w:t>
      </w:r>
      <w:r>
        <w:rPr>
          <w:rFonts w:ascii="Arial" w:eastAsia="Arial" w:hAnsi="Arial" w:cs="Arial"/>
          <w:color w:val="000000"/>
          <w:sz w:val="24"/>
          <w:szCs w:val="24"/>
          <w:highlight w:val="white"/>
        </w:rPr>
        <w:t>, 2017, ISBN 978-92-79-73718-3 (print),978-92-79-73494-6 (pdf), doi:10.2760/178382 (print),10.2760/159770 (online), JRC107466.</w:t>
      </w:r>
    </w:p>
    <w:p w14:paraId="60C74AF3" w14:textId="77777777" w:rsidR="005D72D0" w:rsidRDefault="00E958A4">
      <w:pPr>
        <w:shd w:val="clear" w:color="auto" w:fill="FFFFFF"/>
        <w:spacing w:line="360" w:lineRule="auto"/>
        <w:ind w:left="0" w:hanging="2"/>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Richards, J. C., &amp; Rodgers, T. S. (2014). </w:t>
      </w:r>
      <w:r>
        <w:rPr>
          <w:rFonts w:ascii="Arial" w:eastAsia="Arial" w:hAnsi="Arial" w:cs="Arial"/>
          <w:i/>
          <w:color w:val="222222"/>
          <w:sz w:val="24"/>
          <w:szCs w:val="24"/>
          <w:highlight w:val="white"/>
        </w:rPr>
        <w:t>Approaches and methods in language teaching</w:t>
      </w:r>
      <w:r>
        <w:rPr>
          <w:rFonts w:ascii="Arial" w:eastAsia="Arial" w:hAnsi="Arial" w:cs="Arial"/>
          <w:color w:val="222222"/>
          <w:sz w:val="24"/>
          <w:szCs w:val="24"/>
          <w:highlight w:val="white"/>
        </w:rPr>
        <w:t>. Cambridge university press.</w:t>
      </w:r>
    </w:p>
    <w:p w14:paraId="589347C2" w14:textId="77777777" w:rsidR="005D72D0" w:rsidRDefault="00E958A4">
      <w:pPr>
        <w:shd w:val="clear" w:color="auto" w:fill="FFFFFF"/>
        <w:spacing w:line="360" w:lineRule="auto"/>
        <w:ind w:left="0" w:hanging="2"/>
        <w:jc w:val="both"/>
        <w:rPr>
          <w:rFonts w:ascii="Arial" w:eastAsia="Arial" w:hAnsi="Arial" w:cs="Arial"/>
          <w:color w:val="0000FF"/>
          <w:sz w:val="24"/>
          <w:szCs w:val="24"/>
          <w:u w:val="single"/>
        </w:rPr>
      </w:pPr>
      <w:r>
        <w:rPr>
          <w:rFonts w:ascii="Arial" w:eastAsia="Arial" w:hAnsi="Arial" w:cs="Arial"/>
          <w:sz w:val="24"/>
          <w:szCs w:val="24"/>
        </w:rPr>
        <w:t>Rodrigues, A. L. (2020). Digital technologies integration in teacher education: the active teacher training model. </w:t>
      </w:r>
      <w:r>
        <w:rPr>
          <w:rFonts w:ascii="Arial" w:eastAsia="Arial" w:hAnsi="Arial" w:cs="Arial"/>
          <w:i/>
          <w:sz w:val="24"/>
          <w:szCs w:val="24"/>
        </w:rPr>
        <w:t>Journal of E-Learning and Knowledge Society,</w:t>
      </w:r>
      <w:r>
        <w:rPr>
          <w:rFonts w:ascii="Arial" w:eastAsia="Arial" w:hAnsi="Arial" w:cs="Arial"/>
          <w:sz w:val="24"/>
          <w:szCs w:val="24"/>
        </w:rPr>
        <w:t xml:space="preserve"> 16(3), 24-33. </w:t>
      </w:r>
      <w:hyperlink r:id="rId28">
        <w:r>
          <w:rPr>
            <w:rFonts w:ascii="Arial" w:eastAsia="Arial" w:hAnsi="Arial" w:cs="Arial"/>
            <w:color w:val="0000FF"/>
            <w:sz w:val="24"/>
            <w:szCs w:val="24"/>
            <w:u w:val="single"/>
          </w:rPr>
          <w:t>https://doi.org/10.20368/1971-8829/1135273</w:t>
        </w:r>
      </w:hyperlink>
    </w:p>
    <w:p w14:paraId="2534C481" w14:textId="77777777" w:rsidR="005D72D0" w:rsidRDefault="00E958A4">
      <w:pPr>
        <w:shd w:val="clear" w:color="auto" w:fill="FFFFFF"/>
        <w:spacing w:line="360" w:lineRule="auto"/>
        <w:ind w:left="0" w:hanging="2"/>
        <w:jc w:val="both"/>
        <w:rPr>
          <w:rFonts w:ascii="Arial" w:eastAsia="Arial" w:hAnsi="Arial" w:cs="Arial"/>
          <w:color w:val="000000"/>
          <w:sz w:val="24"/>
          <w:szCs w:val="24"/>
          <w:shd w:val="clear" w:color="auto" w:fill="FCFCFC"/>
        </w:rPr>
      </w:pPr>
      <w:r>
        <w:rPr>
          <w:rFonts w:ascii="Arial" w:eastAsia="Arial" w:hAnsi="Arial" w:cs="Arial"/>
          <w:color w:val="000000"/>
          <w:sz w:val="24"/>
          <w:szCs w:val="24"/>
          <w:shd w:val="clear" w:color="auto" w:fill="FCFCFC"/>
        </w:rPr>
        <w:t xml:space="preserve">Salem, A. A. M. (2019). Learning in a sheltered online scaffolding environment (SOSE). </w:t>
      </w:r>
      <w:r>
        <w:rPr>
          <w:rFonts w:ascii="Arial" w:eastAsia="Arial" w:hAnsi="Arial" w:cs="Arial"/>
          <w:i/>
          <w:color w:val="000000"/>
          <w:sz w:val="24"/>
          <w:szCs w:val="24"/>
          <w:shd w:val="clear" w:color="auto" w:fill="FCFCFC"/>
        </w:rPr>
        <w:t>Educ Inf Technol</w:t>
      </w:r>
      <w:r>
        <w:rPr>
          <w:rFonts w:ascii="Arial" w:eastAsia="Arial" w:hAnsi="Arial" w:cs="Arial"/>
          <w:color w:val="000000"/>
          <w:sz w:val="24"/>
          <w:szCs w:val="24"/>
          <w:shd w:val="clear" w:color="auto" w:fill="FCFCFC"/>
        </w:rPr>
        <w:t xml:space="preserve"> 24, 2503–2521. </w:t>
      </w:r>
    </w:p>
    <w:p w14:paraId="74635955" w14:textId="77777777" w:rsidR="005D72D0" w:rsidRDefault="00000000">
      <w:pPr>
        <w:shd w:val="clear" w:color="auto" w:fill="FFFFFF"/>
        <w:spacing w:line="360" w:lineRule="auto"/>
        <w:ind w:left="0" w:hanging="2"/>
        <w:jc w:val="both"/>
        <w:rPr>
          <w:rFonts w:ascii="Arial" w:eastAsia="Arial" w:hAnsi="Arial" w:cs="Arial"/>
          <w:color w:val="000000"/>
          <w:sz w:val="24"/>
          <w:szCs w:val="24"/>
          <w:shd w:val="clear" w:color="auto" w:fill="FCFCFC"/>
        </w:rPr>
      </w:pPr>
      <w:hyperlink r:id="rId29">
        <w:r w:rsidR="00E958A4">
          <w:rPr>
            <w:rFonts w:ascii="Arial" w:eastAsia="Arial" w:hAnsi="Arial" w:cs="Arial"/>
            <w:color w:val="0000FF"/>
            <w:sz w:val="24"/>
            <w:szCs w:val="24"/>
            <w:u w:val="single"/>
            <w:shd w:val="clear" w:color="auto" w:fill="FCFCFC"/>
          </w:rPr>
          <w:t>https://doi.org/10.1007/s10639-019-09883-6</w:t>
        </w:r>
      </w:hyperlink>
    </w:p>
    <w:p w14:paraId="2267153B" w14:textId="77777777" w:rsidR="005D72D0" w:rsidRPr="005367A9" w:rsidRDefault="00E958A4">
      <w:pPr>
        <w:shd w:val="clear" w:color="auto" w:fill="FFFFFF"/>
        <w:spacing w:line="360" w:lineRule="auto"/>
        <w:ind w:left="0" w:hanging="2"/>
        <w:rPr>
          <w:rFonts w:ascii="Arial" w:eastAsia="Arial" w:hAnsi="Arial" w:cs="Arial"/>
          <w:sz w:val="24"/>
          <w:szCs w:val="24"/>
          <w:lang w:val="es-CO"/>
        </w:rPr>
      </w:pPr>
      <w:r>
        <w:rPr>
          <w:rFonts w:ascii="Arial" w:eastAsia="Arial" w:hAnsi="Arial" w:cs="Arial"/>
          <w:color w:val="000000"/>
          <w:sz w:val="24"/>
          <w:szCs w:val="24"/>
        </w:rPr>
        <w:t xml:space="preserve">Sharkey, J. (2012). COMMUNITY-BASED PEDAGOGIES AND LITERACIES IN LANGUAGE TEACHER EDUCATION: PROMISING BEGINNINGS, INTRIGUING </w:t>
      </w:r>
      <w:r>
        <w:rPr>
          <w:rFonts w:ascii="Arial" w:eastAsia="Arial" w:hAnsi="Arial" w:cs="Arial"/>
          <w:color w:val="000000"/>
          <w:sz w:val="24"/>
          <w:szCs w:val="24"/>
        </w:rPr>
        <w:lastRenderedPageBreak/>
        <w:t>CHALLENGES. </w:t>
      </w:r>
      <w:proofErr w:type="spellStart"/>
      <w:r w:rsidRPr="005367A9">
        <w:rPr>
          <w:rFonts w:ascii="Arial" w:eastAsia="Arial" w:hAnsi="Arial" w:cs="Arial"/>
          <w:i/>
          <w:color w:val="000000"/>
          <w:sz w:val="24"/>
          <w:szCs w:val="24"/>
          <w:lang w:val="es-CO"/>
        </w:rPr>
        <w:t>Íkala</w:t>
      </w:r>
      <w:proofErr w:type="spellEnd"/>
      <w:r w:rsidRPr="005367A9">
        <w:rPr>
          <w:rFonts w:ascii="Arial" w:eastAsia="Arial" w:hAnsi="Arial" w:cs="Arial"/>
          <w:i/>
          <w:color w:val="000000"/>
          <w:sz w:val="24"/>
          <w:szCs w:val="24"/>
          <w:lang w:val="es-CO"/>
        </w:rPr>
        <w:t>, Revista de Lenguaje y Cultura</w:t>
      </w:r>
      <w:r w:rsidRPr="005367A9">
        <w:rPr>
          <w:rFonts w:ascii="Arial" w:eastAsia="Arial" w:hAnsi="Arial" w:cs="Arial"/>
          <w:color w:val="000000"/>
          <w:sz w:val="24"/>
          <w:szCs w:val="24"/>
          <w:lang w:val="es-CO"/>
        </w:rPr>
        <w:t>, </w:t>
      </w:r>
      <w:r w:rsidRPr="005367A9">
        <w:rPr>
          <w:rFonts w:ascii="Arial" w:eastAsia="Arial" w:hAnsi="Arial" w:cs="Arial"/>
          <w:i/>
          <w:color w:val="000000"/>
          <w:sz w:val="24"/>
          <w:szCs w:val="24"/>
          <w:lang w:val="es-CO"/>
        </w:rPr>
        <w:t>17</w:t>
      </w:r>
      <w:r w:rsidRPr="005367A9">
        <w:rPr>
          <w:rFonts w:ascii="Arial" w:eastAsia="Arial" w:hAnsi="Arial" w:cs="Arial"/>
          <w:color w:val="000000"/>
          <w:sz w:val="24"/>
          <w:szCs w:val="24"/>
          <w:lang w:val="es-CO"/>
        </w:rPr>
        <w:t xml:space="preserve">(1), 9-13. </w:t>
      </w:r>
      <w:proofErr w:type="spellStart"/>
      <w:r w:rsidRPr="005367A9">
        <w:rPr>
          <w:rFonts w:ascii="Arial" w:eastAsia="Arial" w:hAnsi="Arial" w:cs="Arial"/>
          <w:color w:val="000000"/>
          <w:sz w:val="24"/>
          <w:szCs w:val="24"/>
          <w:lang w:val="es-CO"/>
        </w:rPr>
        <w:t>Retrieved</w:t>
      </w:r>
      <w:proofErr w:type="spellEnd"/>
      <w:r w:rsidRPr="005367A9">
        <w:rPr>
          <w:rFonts w:ascii="Arial" w:eastAsia="Arial" w:hAnsi="Arial" w:cs="Arial"/>
          <w:color w:val="000000"/>
          <w:sz w:val="24"/>
          <w:szCs w:val="24"/>
          <w:lang w:val="es-CO"/>
        </w:rPr>
        <w:t xml:space="preserve"> </w:t>
      </w:r>
      <w:proofErr w:type="spellStart"/>
      <w:r w:rsidRPr="005367A9">
        <w:rPr>
          <w:rFonts w:ascii="Arial" w:eastAsia="Arial" w:hAnsi="Arial" w:cs="Arial"/>
          <w:color w:val="000000"/>
          <w:sz w:val="24"/>
          <w:szCs w:val="24"/>
          <w:lang w:val="es-CO"/>
        </w:rPr>
        <w:t>October</w:t>
      </w:r>
      <w:proofErr w:type="spellEnd"/>
      <w:r w:rsidRPr="005367A9">
        <w:rPr>
          <w:rFonts w:ascii="Arial" w:eastAsia="Arial" w:hAnsi="Arial" w:cs="Arial"/>
          <w:color w:val="000000"/>
          <w:sz w:val="24"/>
          <w:szCs w:val="24"/>
          <w:lang w:val="es-CO"/>
        </w:rPr>
        <w:t xml:space="preserve"> 04, 2022, </w:t>
      </w:r>
      <w:proofErr w:type="spellStart"/>
      <w:r w:rsidRPr="005367A9">
        <w:rPr>
          <w:rFonts w:ascii="Arial" w:eastAsia="Arial" w:hAnsi="Arial" w:cs="Arial"/>
          <w:color w:val="000000"/>
          <w:sz w:val="24"/>
          <w:szCs w:val="24"/>
          <w:lang w:val="es-CO"/>
        </w:rPr>
        <w:t>from</w:t>
      </w:r>
      <w:proofErr w:type="spellEnd"/>
      <w:r w:rsidRPr="005367A9">
        <w:rPr>
          <w:rFonts w:ascii="Arial" w:eastAsia="Arial" w:hAnsi="Arial" w:cs="Arial"/>
          <w:color w:val="000000"/>
          <w:sz w:val="24"/>
          <w:szCs w:val="24"/>
          <w:lang w:val="es-CO"/>
        </w:rPr>
        <w:t xml:space="preserve"> http://www.scielo.org.co/scielo.php?script=sci_arttext&amp;pid=S0123-34322012000100001&amp;lng=en&amp;tlng=en.</w:t>
      </w:r>
    </w:p>
    <w:p w14:paraId="67A63BF1" w14:textId="77777777" w:rsidR="005D72D0" w:rsidRDefault="00E958A4">
      <w:pPr>
        <w:shd w:val="clear" w:color="auto" w:fill="FFFFFF"/>
        <w:spacing w:line="360" w:lineRule="auto"/>
        <w:ind w:left="0" w:hanging="2"/>
        <w:jc w:val="both"/>
        <w:rPr>
          <w:rFonts w:ascii="Arial" w:eastAsia="Arial" w:hAnsi="Arial" w:cs="Arial"/>
          <w:sz w:val="24"/>
          <w:szCs w:val="24"/>
        </w:rPr>
      </w:pPr>
      <w:r>
        <w:rPr>
          <w:rFonts w:ascii="Arial" w:eastAsia="Arial" w:hAnsi="Arial" w:cs="Arial"/>
          <w:sz w:val="24"/>
          <w:szCs w:val="24"/>
        </w:rPr>
        <w:t>Shelton, C. (2018) An ecological model for university faculty members’ thinking about technology</w:t>
      </w:r>
      <w:r>
        <w:rPr>
          <w:rFonts w:ascii="Arial" w:eastAsia="Arial" w:hAnsi="Arial" w:cs="Arial"/>
          <w:i/>
          <w:sz w:val="24"/>
          <w:szCs w:val="24"/>
        </w:rPr>
        <w:t>. Journal of Computing in Higher Education</w:t>
      </w:r>
      <w:r>
        <w:rPr>
          <w:rFonts w:ascii="Arial" w:eastAsia="Arial" w:hAnsi="Arial" w:cs="Arial"/>
          <w:sz w:val="24"/>
          <w:szCs w:val="24"/>
        </w:rPr>
        <w:t>. DOI: 10.1007/s12528-018-9168-2</w:t>
      </w:r>
    </w:p>
    <w:p w14:paraId="6F567FA3" w14:textId="528BC0AE" w:rsidR="005D72D0" w:rsidRDefault="00E958A4">
      <w:pPr>
        <w:spacing w:line="360" w:lineRule="auto"/>
        <w:ind w:left="0" w:hanging="2"/>
        <w:jc w:val="both"/>
        <w:rPr>
          <w:rFonts w:ascii="Arial" w:eastAsia="Arial" w:hAnsi="Arial" w:cs="Arial"/>
          <w:color w:val="0000FF"/>
          <w:sz w:val="24"/>
          <w:szCs w:val="24"/>
          <w:u w:val="single"/>
        </w:rPr>
      </w:pPr>
      <w:r>
        <w:rPr>
          <w:rFonts w:ascii="Arial" w:eastAsia="Arial" w:hAnsi="Arial" w:cs="Arial"/>
          <w:sz w:val="24"/>
          <w:szCs w:val="24"/>
        </w:rPr>
        <w:t>Shi, Z., Luo, G., &amp; He, L. (2017). Mobile-assisted Language Learning Using WeChat Instant Messaging. </w:t>
      </w:r>
      <w:r>
        <w:rPr>
          <w:rFonts w:ascii="Arial" w:eastAsia="Arial" w:hAnsi="Arial" w:cs="Arial"/>
          <w:i/>
          <w:sz w:val="24"/>
          <w:szCs w:val="24"/>
        </w:rPr>
        <w:t>International Journal of Emerging Technologies in Learning (</w:t>
      </w:r>
      <w:proofErr w:type="spellStart"/>
      <w:r>
        <w:rPr>
          <w:rFonts w:ascii="Arial" w:eastAsia="Arial" w:hAnsi="Arial" w:cs="Arial"/>
          <w:i/>
          <w:sz w:val="24"/>
          <w:szCs w:val="24"/>
        </w:rPr>
        <w:t>iJET</w:t>
      </w:r>
      <w:proofErr w:type="spellEnd"/>
      <w:r>
        <w:rPr>
          <w:rFonts w:ascii="Arial" w:eastAsia="Arial" w:hAnsi="Arial" w:cs="Arial"/>
          <w:i/>
          <w:sz w:val="24"/>
          <w:szCs w:val="24"/>
        </w:rPr>
        <w:t>)</w:t>
      </w:r>
      <w:r>
        <w:rPr>
          <w:rFonts w:ascii="Arial" w:eastAsia="Arial" w:hAnsi="Arial" w:cs="Arial"/>
          <w:sz w:val="24"/>
          <w:szCs w:val="24"/>
        </w:rPr>
        <w:t>, </w:t>
      </w:r>
      <w:r>
        <w:rPr>
          <w:rFonts w:ascii="Arial" w:eastAsia="Arial" w:hAnsi="Arial" w:cs="Arial"/>
          <w:i/>
          <w:sz w:val="24"/>
          <w:szCs w:val="24"/>
        </w:rPr>
        <w:t>12</w:t>
      </w:r>
      <w:r>
        <w:rPr>
          <w:rFonts w:ascii="Arial" w:eastAsia="Arial" w:hAnsi="Arial" w:cs="Arial"/>
          <w:sz w:val="24"/>
          <w:szCs w:val="24"/>
        </w:rPr>
        <w:t xml:space="preserve">(02), pp. 16–26. </w:t>
      </w:r>
      <w:hyperlink r:id="rId30">
        <w:r>
          <w:rPr>
            <w:rFonts w:ascii="Arial" w:eastAsia="Arial" w:hAnsi="Arial" w:cs="Arial"/>
            <w:color w:val="0000FF"/>
            <w:sz w:val="24"/>
            <w:szCs w:val="24"/>
            <w:u w:val="single"/>
          </w:rPr>
          <w:t>https://doi.org/10.3991/ijet.v12i02.6681</w:t>
        </w:r>
      </w:hyperlink>
    </w:p>
    <w:p w14:paraId="2D001935" w14:textId="77777777" w:rsidR="00C13B9B" w:rsidRPr="00F95CF4" w:rsidRDefault="00C13B9B" w:rsidP="00C13B9B">
      <w:pPr>
        <w:shd w:val="clear" w:color="auto" w:fill="FFFFFF"/>
        <w:spacing w:line="360" w:lineRule="auto"/>
        <w:ind w:left="0" w:hanging="2"/>
        <w:jc w:val="both"/>
        <w:rPr>
          <w:rFonts w:ascii="Arial" w:eastAsia="Arial" w:hAnsi="Arial" w:cs="Arial"/>
          <w:color w:val="0000FF"/>
          <w:sz w:val="24"/>
          <w:szCs w:val="24"/>
          <w:u w:val="single"/>
          <w:lang w:val="es-CO"/>
        </w:rPr>
      </w:pPr>
      <w:proofErr w:type="spellStart"/>
      <w:r>
        <w:rPr>
          <w:rFonts w:ascii="Arial" w:eastAsia="Arial" w:hAnsi="Arial" w:cs="Arial"/>
          <w:sz w:val="24"/>
          <w:szCs w:val="24"/>
        </w:rPr>
        <w:t>Songkram</w:t>
      </w:r>
      <w:proofErr w:type="spellEnd"/>
      <w:r>
        <w:rPr>
          <w:rFonts w:ascii="Arial" w:eastAsia="Arial" w:hAnsi="Arial" w:cs="Arial"/>
          <w:sz w:val="24"/>
          <w:szCs w:val="24"/>
        </w:rPr>
        <w:t xml:space="preserve">, N., </w:t>
      </w:r>
      <w:proofErr w:type="spellStart"/>
      <w:r>
        <w:rPr>
          <w:rFonts w:ascii="Arial" w:eastAsia="Arial" w:hAnsi="Arial" w:cs="Arial"/>
          <w:sz w:val="24"/>
          <w:szCs w:val="24"/>
        </w:rPr>
        <w:t>Chootongchai</w:t>
      </w:r>
      <w:proofErr w:type="spellEnd"/>
      <w:r>
        <w:rPr>
          <w:rFonts w:ascii="Arial" w:eastAsia="Arial" w:hAnsi="Arial" w:cs="Arial"/>
          <w:sz w:val="24"/>
          <w:szCs w:val="24"/>
        </w:rPr>
        <w:t>, S. (2020). Effects of pedagogy and information technology utilization on innovation creation by SECI model</w:t>
      </w:r>
      <w:r>
        <w:rPr>
          <w:rFonts w:ascii="Arial" w:eastAsia="Arial" w:hAnsi="Arial" w:cs="Arial"/>
          <w:i/>
          <w:sz w:val="24"/>
          <w:szCs w:val="24"/>
        </w:rPr>
        <w:t>. </w:t>
      </w:r>
      <w:proofErr w:type="spellStart"/>
      <w:r w:rsidRPr="00F95CF4">
        <w:rPr>
          <w:rFonts w:ascii="Arial" w:eastAsia="Arial" w:hAnsi="Arial" w:cs="Arial"/>
          <w:i/>
          <w:sz w:val="24"/>
          <w:szCs w:val="24"/>
          <w:lang w:val="es-CO"/>
        </w:rPr>
        <w:t>Educ</w:t>
      </w:r>
      <w:proofErr w:type="spellEnd"/>
      <w:r w:rsidRPr="00F95CF4">
        <w:rPr>
          <w:rFonts w:ascii="Arial" w:eastAsia="Arial" w:hAnsi="Arial" w:cs="Arial"/>
          <w:i/>
          <w:sz w:val="24"/>
          <w:szCs w:val="24"/>
          <w:lang w:val="es-CO"/>
        </w:rPr>
        <w:t xml:space="preserve"> </w:t>
      </w:r>
      <w:proofErr w:type="spellStart"/>
      <w:r w:rsidRPr="00F95CF4">
        <w:rPr>
          <w:rFonts w:ascii="Arial" w:eastAsia="Arial" w:hAnsi="Arial" w:cs="Arial"/>
          <w:i/>
          <w:sz w:val="24"/>
          <w:szCs w:val="24"/>
          <w:lang w:val="es-CO"/>
        </w:rPr>
        <w:t>Inf</w:t>
      </w:r>
      <w:proofErr w:type="spellEnd"/>
      <w:r w:rsidRPr="00F95CF4">
        <w:rPr>
          <w:rFonts w:ascii="Arial" w:eastAsia="Arial" w:hAnsi="Arial" w:cs="Arial"/>
          <w:i/>
          <w:sz w:val="24"/>
          <w:szCs w:val="24"/>
          <w:lang w:val="es-CO"/>
        </w:rPr>
        <w:t xml:space="preserve"> </w:t>
      </w:r>
      <w:proofErr w:type="spellStart"/>
      <w:r w:rsidRPr="00F95CF4">
        <w:rPr>
          <w:rFonts w:ascii="Arial" w:eastAsia="Arial" w:hAnsi="Arial" w:cs="Arial"/>
          <w:i/>
          <w:sz w:val="24"/>
          <w:szCs w:val="24"/>
          <w:lang w:val="es-CO"/>
        </w:rPr>
        <w:t>Technol</w:t>
      </w:r>
      <w:proofErr w:type="spellEnd"/>
      <w:r w:rsidRPr="00F95CF4">
        <w:rPr>
          <w:rFonts w:ascii="Arial" w:eastAsia="Arial" w:hAnsi="Arial" w:cs="Arial"/>
          <w:sz w:val="24"/>
          <w:szCs w:val="24"/>
          <w:lang w:val="es-CO"/>
        </w:rPr>
        <w:t xml:space="preserve"> 25, 4297–4315. </w:t>
      </w:r>
      <w:hyperlink r:id="rId31">
        <w:r w:rsidRPr="00F95CF4">
          <w:rPr>
            <w:rFonts w:ascii="Arial" w:eastAsia="Arial" w:hAnsi="Arial" w:cs="Arial"/>
            <w:color w:val="0000FF"/>
            <w:sz w:val="24"/>
            <w:szCs w:val="24"/>
            <w:u w:val="single"/>
            <w:lang w:val="es-CO"/>
          </w:rPr>
          <w:t>https://doi.org/10.1007/s10639-020-10150-2</w:t>
        </w:r>
      </w:hyperlink>
    </w:p>
    <w:p w14:paraId="0D902A9F" w14:textId="40708D9D" w:rsidR="005D72D0" w:rsidDel="00720C19" w:rsidRDefault="00E958A4">
      <w:pPr>
        <w:shd w:val="clear" w:color="auto" w:fill="FFFFFF"/>
        <w:spacing w:line="360" w:lineRule="auto"/>
        <w:ind w:left="0" w:hanging="2"/>
        <w:jc w:val="both"/>
        <w:rPr>
          <w:del w:id="197" w:author="GONZALO CAMACHO VÁSQUEZ" w:date="2022-12-20T14:49:00Z"/>
          <w:rFonts w:ascii="Arial" w:eastAsia="Arial" w:hAnsi="Arial" w:cs="Arial"/>
          <w:sz w:val="24"/>
          <w:szCs w:val="24"/>
        </w:rPr>
      </w:pPr>
      <w:del w:id="198" w:author="GONZALO CAMACHO VÁSQUEZ" w:date="2022-12-20T14:49:00Z">
        <w:r w:rsidRPr="005367A9" w:rsidDel="00720C19">
          <w:rPr>
            <w:rFonts w:ascii="Arial" w:eastAsia="Arial" w:hAnsi="Arial" w:cs="Arial"/>
            <w:sz w:val="24"/>
            <w:szCs w:val="24"/>
            <w:lang w:val="es-CO"/>
          </w:rPr>
          <w:delText xml:space="preserve">Sosa Neira, E. A., Salinas Ibañez, J. M., </w:delText>
        </w:r>
        <w:r w:rsidR="00587F00" w:rsidDel="00720C19">
          <w:rPr>
            <w:rFonts w:ascii="Arial" w:eastAsia="Arial" w:hAnsi="Arial" w:cs="Arial"/>
            <w:sz w:val="24"/>
            <w:szCs w:val="24"/>
            <w:lang w:val="es-CO"/>
          </w:rPr>
          <w:delText xml:space="preserve">&amp; </w:delText>
        </w:r>
        <w:r w:rsidRPr="005367A9" w:rsidDel="00720C19">
          <w:rPr>
            <w:rFonts w:ascii="Arial" w:eastAsia="Arial" w:hAnsi="Arial" w:cs="Arial"/>
            <w:sz w:val="24"/>
            <w:szCs w:val="24"/>
            <w:lang w:val="es-CO"/>
          </w:rPr>
          <w:delText xml:space="preserve">De Benito, B. (2018). </w:delText>
        </w:r>
        <w:r w:rsidDel="00720C19">
          <w:rPr>
            <w:rFonts w:ascii="Arial" w:eastAsia="Arial" w:hAnsi="Arial" w:cs="Arial"/>
            <w:sz w:val="24"/>
            <w:szCs w:val="24"/>
          </w:rPr>
          <w:delText>Model of Incorporation of Emerging Technologies in the Classroom (MIETC</w:delText>
        </w:r>
        <w:r w:rsidDel="00720C19">
          <w:rPr>
            <w:rFonts w:ascii="Arial" w:eastAsia="Arial" w:hAnsi="Arial" w:cs="Arial"/>
            <w:i/>
            <w:sz w:val="24"/>
            <w:szCs w:val="24"/>
          </w:rPr>
          <w:delText>). International Journal of Emerging Technologies in Learning (iJET</w:delText>
        </w:r>
        <w:r w:rsidDel="00720C19">
          <w:rPr>
            <w:rFonts w:ascii="Arial" w:eastAsia="Arial" w:hAnsi="Arial" w:cs="Arial"/>
            <w:sz w:val="24"/>
            <w:szCs w:val="24"/>
          </w:rPr>
          <w:delText xml:space="preserve">), 13(06), pp. 124–148. </w:delText>
        </w:r>
        <w:r w:rsidDel="00720C19">
          <w:fldChar w:fldCharType="begin"/>
        </w:r>
        <w:r w:rsidDel="00720C19">
          <w:delInstrText>HYPERLINK "https://doi.org/10.3991/ijet.v13i06.8226" \h</w:delInstrText>
        </w:r>
        <w:r w:rsidDel="00720C19">
          <w:fldChar w:fldCharType="separate"/>
        </w:r>
        <w:r w:rsidDel="00720C19">
          <w:rPr>
            <w:rFonts w:ascii="Arial" w:eastAsia="Arial" w:hAnsi="Arial" w:cs="Arial"/>
            <w:color w:val="0000FF"/>
            <w:sz w:val="24"/>
            <w:szCs w:val="24"/>
            <w:u w:val="single"/>
          </w:rPr>
          <w:delText>https://doi.org/10.3991/ijet.v13i06.8226</w:delText>
        </w:r>
        <w:r w:rsidDel="00720C19">
          <w:rPr>
            <w:rFonts w:ascii="Arial" w:eastAsia="Arial" w:hAnsi="Arial" w:cs="Arial"/>
            <w:color w:val="0000FF"/>
            <w:sz w:val="24"/>
            <w:szCs w:val="24"/>
            <w:u w:val="single"/>
          </w:rPr>
          <w:fldChar w:fldCharType="end"/>
        </w:r>
      </w:del>
    </w:p>
    <w:p w14:paraId="6EBFCFC1" w14:textId="58EFEC14" w:rsidR="005D72D0" w:rsidDel="00E000DB" w:rsidRDefault="00E958A4">
      <w:pPr>
        <w:shd w:val="clear" w:color="auto" w:fill="FFFFFF"/>
        <w:spacing w:line="360" w:lineRule="auto"/>
        <w:ind w:left="0" w:hanging="2"/>
        <w:jc w:val="both"/>
        <w:rPr>
          <w:del w:id="199" w:author="GONZALO CAMACHO VÁSQUEZ" w:date="2022-12-20T14:59:00Z"/>
          <w:rFonts w:ascii="Arial" w:eastAsia="Arial" w:hAnsi="Arial" w:cs="Arial"/>
          <w:sz w:val="24"/>
          <w:szCs w:val="24"/>
        </w:rPr>
      </w:pPr>
      <w:del w:id="200" w:author="GONZALO CAMACHO VÁSQUEZ" w:date="2022-12-20T14:59:00Z">
        <w:r w:rsidRPr="005367A9" w:rsidDel="00E000DB">
          <w:rPr>
            <w:rFonts w:ascii="Arial" w:eastAsia="Arial" w:hAnsi="Arial" w:cs="Arial"/>
            <w:sz w:val="24"/>
            <w:szCs w:val="24"/>
            <w:lang w:val="es-CO"/>
          </w:rPr>
          <w:delText xml:space="preserve">Suárez-Rodríguez, J., Almerich, G., Orellana, N., </w:delText>
        </w:r>
        <w:r w:rsidR="00587F00" w:rsidDel="00E000DB">
          <w:rPr>
            <w:rFonts w:ascii="Arial" w:eastAsia="Arial" w:hAnsi="Arial" w:cs="Arial"/>
            <w:sz w:val="24"/>
            <w:szCs w:val="24"/>
            <w:lang w:val="es-CO"/>
          </w:rPr>
          <w:delText xml:space="preserve">&amp; </w:delText>
        </w:r>
        <w:r w:rsidRPr="005367A9" w:rsidDel="00E000DB">
          <w:rPr>
            <w:rFonts w:ascii="Arial" w:eastAsia="Arial" w:hAnsi="Arial" w:cs="Arial"/>
            <w:sz w:val="24"/>
            <w:szCs w:val="24"/>
            <w:lang w:val="es-CO"/>
          </w:rPr>
          <w:delText xml:space="preserve">Díaz-García, I. (2018). </w:delText>
        </w:r>
        <w:r w:rsidDel="00E000DB">
          <w:rPr>
            <w:rFonts w:ascii="Arial" w:eastAsia="Arial" w:hAnsi="Arial" w:cs="Arial"/>
            <w:sz w:val="24"/>
            <w:szCs w:val="24"/>
          </w:rPr>
          <w:delText>A basic model of integration of ICT by teachers: competence and use. </w:delText>
        </w:r>
        <w:r w:rsidDel="00E000DB">
          <w:rPr>
            <w:rFonts w:ascii="Arial" w:eastAsia="Arial" w:hAnsi="Arial" w:cs="Arial"/>
            <w:i/>
            <w:sz w:val="24"/>
            <w:szCs w:val="24"/>
          </w:rPr>
          <w:delText>Educational technology research and development</w:delText>
        </w:r>
        <w:r w:rsidDel="00E000DB">
          <w:rPr>
            <w:rFonts w:ascii="Arial" w:eastAsia="Arial" w:hAnsi="Arial" w:cs="Arial"/>
            <w:sz w:val="24"/>
            <w:szCs w:val="24"/>
          </w:rPr>
          <w:delText>, 66(5), 1165-1187.</w:delText>
        </w:r>
      </w:del>
    </w:p>
    <w:p w14:paraId="4F920F94" w14:textId="77777777" w:rsidR="005D72D0" w:rsidRDefault="00E958A4">
      <w:pPr>
        <w:shd w:val="clear" w:color="auto" w:fill="FFFFFF"/>
        <w:spacing w:line="360" w:lineRule="auto"/>
        <w:ind w:left="0" w:hanging="2"/>
        <w:jc w:val="both"/>
        <w:rPr>
          <w:rFonts w:ascii="Arial" w:eastAsia="Arial" w:hAnsi="Arial" w:cs="Arial"/>
          <w:color w:val="0000FF"/>
          <w:sz w:val="24"/>
          <w:szCs w:val="24"/>
          <w:u w:val="single"/>
        </w:rPr>
      </w:pPr>
      <w:proofErr w:type="spellStart"/>
      <w:r>
        <w:rPr>
          <w:rFonts w:ascii="Arial" w:eastAsia="Arial" w:hAnsi="Arial" w:cs="Arial"/>
          <w:sz w:val="24"/>
          <w:szCs w:val="24"/>
        </w:rPr>
        <w:t>Tabatabaee</w:t>
      </w:r>
      <w:proofErr w:type="spellEnd"/>
      <w:r>
        <w:rPr>
          <w:rFonts w:ascii="Arial" w:eastAsia="Arial" w:hAnsi="Arial" w:cs="Arial"/>
          <w:sz w:val="24"/>
          <w:szCs w:val="24"/>
        </w:rPr>
        <w:t xml:space="preserve">-Y., </w:t>
      </w:r>
      <w:proofErr w:type="spellStart"/>
      <w:r>
        <w:rPr>
          <w:rFonts w:ascii="Arial" w:eastAsia="Arial" w:hAnsi="Arial" w:cs="Arial"/>
          <w:sz w:val="24"/>
          <w:szCs w:val="24"/>
        </w:rPr>
        <w:t>Motallebzadeh</w:t>
      </w:r>
      <w:proofErr w:type="spellEnd"/>
      <w:r>
        <w:rPr>
          <w:rFonts w:ascii="Arial" w:eastAsia="Arial" w:hAnsi="Arial" w:cs="Arial"/>
          <w:sz w:val="24"/>
          <w:szCs w:val="24"/>
        </w:rPr>
        <w:t xml:space="preserve">, K., Ashraf, H., &amp; </w:t>
      </w:r>
      <w:proofErr w:type="spellStart"/>
      <w:r>
        <w:rPr>
          <w:rFonts w:ascii="Arial" w:eastAsia="Arial" w:hAnsi="Arial" w:cs="Arial"/>
          <w:sz w:val="24"/>
          <w:szCs w:val="24"/>
        </w:rPr>
        <w:t>Baghaei</w:t>
      </w:r>
      <w:proofErr w:type="spellEnd"/>
      <w:r>
        <w:rPr>
          <w:rFonts w:ascii="Arial" w:eastAsia="Arial" w:hAnsi="Arial" w:cs="Arial"/>
          <w:sz w:val="24"/>
          <w:szCs w:val="24"/>
        </w:rPr>
        <w:t xml:space="preserve">, P. (2018). Continuing Professional Development Strategies: A Model for the Iranian EFL Teachers’ Success. </w:t>
      </w:r>
      <w:r>
        <w:rPr>
          <w:rFonts w:ascii="Arial" w:eastAsia="Arial" w:hAnsi="Arial" w:cs="Arial"/>
          <w:i/>
          <w:sz w:val="24"/>
          <w:szCs w:val="24"/>
        </w:rPr>
        <w:t>SAGE Open</w:t>
      </w:r>
      <w:r>
        <w:rPr>
          <w:rFonts w:ascii="Arial" w:eastAsia="Arial" w:hAnsi="Arial" w:cs="Arial"/>
          <w:sz w:val="24"/>
          <w:szCs w:val="24"/>
        </w:rPr>
        <w:t xml:space="preserve">. </w:t>
      </w:r>
      <w:hyperlink r:id="rId32">
        <w:r>
          <w:rPr>
            <w:rFonts w:ascii="Arial" w:eastAsia="Arial" w:hAnsi="Arial" w:cs="Arial"/>
            <w:color w:val="0000FF"/>
            <w:sz w:val="24"/>
            <w:szCs w:val="24"/>
            <w:u w:val="single"/>
          </w:rPr>
          <w:t>https://doi.org/10.1177/2158244018764234</w:t>
        </w:r>
      </w:hyperlink>
    </w:p>
    <w:p w14:paraId="316C9355" w14:textId="77777777" w:rsidR="005D72D0" w:rsidRPr="00F95CF4" w:rsidRDefault="00E958A4">
      <w:pPr>
        <w:shd w:val="clear" w:color="auto" w:fill="FFFFFF"/>
        <w:spacing w:line="360" w:lineRule="auto"/>
        <w:ind w:left="0" w:hanging="2"/>
        <w:jc w:val="both"/>
        <w:rPr>
          <w:rFonts w:ascii="Arial" w:eastAsia="Arial" w:hAnsi="Arial" w:cs="Arial"/>
          <w:color w:val="1155CC"/>
          <w:sz w:val="24"/>
          <w:szCs w:val="24"/>
          <w:highlight w:val="white"/>
          <w:u w:val="single"/>
          <w:lang w:val="es-CO"/>
        </w:rPr>
      </w:pPr>
      <w:r>
        <w:rPr>
          <w:rFonts w:ascii="Arial" w:eastAsia="Arial" w:hAnsi="Arial" w:cs="Arial"/>
          <w:sz w:val="24"/>
          <w:szCs w:val="24"/>
        </w:rPr>
        <w:t xml:space="preserve">UNESCO (2018, March 15) </w:t>
      </w:r>
      <w:r w:rsidRPr="00587F00">
        <w:rPr>
          <w:rFonts w:ascii="Arial" w:eastAsia="Arial" w:hAnsi="Arial" w:cs="Arial"/>
          <w:i/>
          <w:iCs/>
          <w:sz w:val="24"/>
          <w:szCs w:val="24"/>
        </w:rPr>
        <w:t>Digital Skills Critical Form Jobs and Social Inclusion</w:t>
      </w:r>
      <w:r>
        <w:rPr>
          <w:rFonts w:ascii="Arial" w:eastAsia="Arial" w:hAnsi="Arial" w:cs="Arial"/>
          <w:sz w:val="24"/>
          <w:szCs w:val="24"/>
        </w:rPr>
        <w:t xml:space="preserve">. </w:t>
      </w:r>
      <w:hyperlink r:id="rId33">
        <w:r w:rsidRPr="00F95CF4">
          <w:rPr>
            <w:rFonts w:ascii="Arial" w:eastAsia="Arial" w:hAnsi="Arial" w:cs="Arial"/>
            <w:color w:val="1155CC"/>
            <w:sz w:val="24"/>
            <w:szCs w:val="24"/>
            <w:highlight w:val="white"/>
            <w:u w:val="single"/>
            <w:lang w:val="es-CO"/>
          </w:rPr>
          <w:t>https://shar.es/af2qhT</w:t>
        </w:r>
      </w:hyperlink>
    </w:p>
    <w:p w14:paraId="2D5CF34E" w14:textId="521A2744" w:rsidR="005D72D0" w:rsidRDefault="00E958A4">
      <w:pPr>
        <w:shd w:val="clear" w:color="auto" w:fill="FFFFFF"/>
        <w:spacing w:line="360" w:lineRule="auto"/>
        <w:ind w:left="0" w:hanging="2"/>
        <w:jc w:val="both"/>
        <w:rPr>
          <w:rFonts w:ascii="Arial" w:eastAsia="Arial" w:hAnsi="Arial" w:cs="Arial"/>
          <w:color w:val="353637"/>
          <w:sz w:val="24"/>
          <w:szCs w:val="24"/>
          <w:highlight w:val="white"/>
        </w:rPr>
      </w:pPr>
      <w:r w:rsidRPr="005367A9">
        <w:rPr>
          <w:rFonts w:ascii="Arial" w:eastAsia="Arial" w:hAnsi="Arial" w:cs="Arial"/>
          <w:color w:val="353637"/>
          <w:sz w:val="24"/>
          <w:szCs w:val="24"/>
          <w:highlight w:val="white"/>
          <w:lang w:val="es-CO"/>
        </w:rPr>
        <w:t>Vázquez-Cano, E., Martín-Monje, E., &amp; Larreta-</w:t>
      </w:r>
      <w:proofErr w:type="spellStart"/>
      <w:r w:rsidRPr="005367A9">
        <w:rPr>
          <w:rFonts w:ascii="Arial" w:eastAsia="Arial" w:hAnsi="Arial" w:cs="Arial"/>
          <w:color w:val="353637"/>
          <w:sz w:val="24"/>
          <w:szCs w:val="24"/>
          <w:highlight w:val="white"/>
          <w:lang w:val="es-CO"/>
        </w:rPr>
        <w:t>Azelain</w:t>
      </w:r>
      <w:proofErr w:type="spellEnd"/>
      <w:r w:rsidRPr="005367A9">
        <w:rPr>
          <w:rFonts w:ascii="Arial" w:eastAsia="Arial" w:hAnsi="Arial" w:cs="Arial"/>
          <w:color w:val="353637"/>
          <w:sz w:val="24"/>
          <w:szCs w:val="24"/>
          <w:highlight w:val="white"/>
          <w:lang w:val="es-CO"/>
        </w:rPr>
        <w:t xml:space="preserve">, M. (2016). </w:t>
      </w:r>
      <w:r>
        <w:rPr>
          <w:rFonts w:ascii="Arial" w:eastAsia="Arial" w:hAnsi="Arial" w:cs="Arial"/>
          <w:color w:val="353637"/>
          <w:sz w:val="24"/>
          <w:szCs w:val="24"/>
          <w:highlight w:val="white"/>
        </w:rPr>
        <w:t xml:space="preserve">Analysis of PLEs’ implementation under OER design as a productive teaching-learning strategy in Higher Education. </w:t>
      </w:r>
      <w:r w:rsidRPr="005367A9">
        <w:rPr>
          <w:rFonts w:ascii="Arial" w:eastAsia="Arial" w:hAnsi="Arial" w:cs="Arial"/>
          <w:color w:val="353637"/>
          <w:sz w:val="24"/>
          <w:szCs w:val="24"/>
          <w:highlight w:val="white"/>
          <w:lang w:val="es-CO"/>
        </w:rPr>
        <w:t xml:space="preserve">A case </w:t>
      </w:r>
      <w:proofErr w:type="spellStart"/>
      <w:r w:rsidRPr="005367A9">
        <w:rPr>
          <w:rFonts w:ascii="Arial" w:eastAsia="Arial" w:hAnsi="Arial" w:cs="Arial"/>
          <w:color w:val="353637"/>
          <w:sz w:val="24"/>
          <w:szCs w:val="24"/>
          <w:highlight w:val="white"/>
          <w:lang w:val="es-CO"/>
        </w:rPr>
        <w:t>study</w:t>
      </w:r>
      <w:proofErr w:type="spellEnd"/>
      <w:r w:rsidRPr="005367A9">
        <w:rPr>
          <w:rFonts w:ascii="Arial" w:eastAsia="Arial" w:hAnsi="Arial" w:cs="Arial"/>
          <w:color w:val="353637"/>
          <w:sz w:val="24"/>
          <w:szCs w:val="24"/>
          <w:highlight w:val="white"/>
          <w:lang w:val="es-CO"/>
        </w:rPr>
        <w:t xml:space="preserve"> at Universidad Nacional de Educación a Distancia. </w:t>
      </w:r>
      <w:r>
        <w:rPr>
          <w:rFonts w:ascii="Arial" w:eastAsia="Arial" w:hAnsi="Arial" w:cs="Arial"/>
          <w:i/>
          <w:color w:val="353637"/>
          <w:sz w:val="24"/>
          <w:szCs w:val="24"/>
          <w:highlight w:val="white"/>
        </w:rPr>
        <w:t>Digital Education Review, 29</w:t>
      </w:r>
      <w:r>
        <w:rPr>
          <w:rFonts w:ascii="Arial" w:eastAsia="Arial" w:hAnsi="Arial" w:cs="Arial"/>
          <w:color w:val="353637"/>
          <w:sz w:val="24"/>
          <w:szCs w:val="24"/>
          <w:highlight w:val="white"/>
        </w:rPr>
        <w:t>.</w:t>
      </w:r>
    </w:p>
    <w:p w14:paraId="61EEBF7D" w14:textId="77777777" w:rsidR="005D72D0" w:rsidRDefault="00E958A4">
      <w:pPr>
        <w:shd w:val="clear" w:color="auto" w:fill="FFFFFF"/>
        <w:spacing w:line="360" w:lineRule="auto"/>
        <w:ind w:left="0" w:hanging="2"/>
        <w:jc w:val="both"/>
        <w:rPr>
          <w:rFonts w:ascii="Arial" w:eastAsia="Arial" w:hAnsi="Arial" w:cs="Arial"/>
          <w:color w:val="0000FF"/>
          <w:sz w:val="24"/>
          <w:szCs w:val="24"/>
          <w:u w:val="single"/>
        </w:rPr>
      </w:pPr>
      <w:r>
        <w:rPr>
          <w:rFonts w:ascii="Arial" w:eastAsia="Arial" w:hAnsi="Arial" w:cs="Arial"/>
          <w:sz w:val="24"/>
          <w:szCs w:val="24"/>
        </w:rPr>
        <w:t xml:space="preserve"> Wang, X., &amp; Zhang, W. (2022). Improvement of Students’ Autonomous Learning Behavior by Optimizing Foreign Language Blended Learning Mode. </w:t>
      </w:r>
      <w:r>
        <w:rPr>
          <w:rFonts w:ascii="Arial" w:eastAsia="Arial" w:hAnsi="Arial" w:cs="Arial"/>
          <w:i/>
          <w:sz w:val="24"/>
          <w:szCs w:val="24"/>
        </w:rPr>
        <w:t>SAGE Open</w:t>
      </w:r>
      <w:r>
        <w:rPr>
          <w:rFonts w:ascii="Arial" w:eastAsia="Arial" w:hAnsi="Arial" w:cs="Arial"/>
          <w:sz w:val="24"/>
          <w:szCs w:val="24"/>
        </w:rPr>
        <w:t xml:space="preserve">. </w:t>
      </w:r>
      <w:hyperlink r:id="rId34">
        <w:r>
          <w:rPr>
            <w:rFonts w:ascii="Arial" w:eastAsia="Arial" w:hAnsi="Arial" w:cs="Arial"/>
            <w:color w:val="0000FF"/>
            <w:sz w:val="24"/>
            <w:szCs w:val="24"/>
            <w:u w:val="single"/>
          </w:rPr>
          <w:t>https://doi.org/10.1177/21582440211071108</w:t>
        </w:r>
      </w:hyperlink>
    </w:p>
    <w:p w14:paraId="1F351B8B" w14:textId="77777777" w:rsidR="005D72D0" w:rsidRDefault="00E958A4">
      <w:pPr>
        <w:shd w:val="clear" w:color="auto" w:fill="FFFFFF"/>
        <w:spacing w:line="360" w:lineRule="auto"/>
        <w:ind w:left="0" w:hanging="2"/>
        <w:jc w:val="both"/>
        <w:rPr>
          <w:rFonts w:ascii="Arial" w:eastAsia="Arial" w:hAnsi="Arial" w:cs="Arial"/>
          <w:color w:val="0000FF"/>
          <w:sz w:val="24"/>
          <w:szCs w:val="24"/>
          <w:u w:val="single"/>
        </w:rPr>
      </w:pPr>
      <w:r>
        <w:rPr>
          <w:rFonts w:ascii="Arial" w:eastAsia="Arial" w:hAnsi="Arial" w:cs="Arial"/>
          <w:sz w:val="24"/>
          <w:szCs w:val="24"/>
        </w:rPr>
        <w:t xml:space="preserve">Wu, B. (2018). Construction of Ecological Teaching Model for College English Course under the Background of Internet plus. </w:t>
      </w:r>
      <w:r>
        <w:rPr>
          <w:rFonts w:ascii="Arial" w:eastAsia="Arial" w:hAnsi="Arial" w:cs="Arial"/>
          <w:i/>
          <w:sz w:val="24"/>
          <w:szCs w:val="24"/>
        </w:rPr>
        <w:t>Educational Sciences: Theory &amp; Practic</w:t>
      </w:r>
      <w:r>
        <w:rPr>
          <w:rFonts w:ascii="Arial" w:eastAsia="Arial" w:hAnsi="Arial" w:cs="Arial"/>
          <w:sz w:val="24"/>
          <w:szCs w:val="24"/>
        </w:rPr>
        <w:t xml:space="preserve">e, 18(6), 3515-3521. </w:t>
      </w:r>
      <w:hyperlink r:id="rId35">
        <w:r>
          <w:rPr>
            <w:rFonts w:ascii="Arial" w:eastAsia="Arial" w:hAnsi="Arial" w:cs="Arial"/>
            <w:color w:val="0000FF"/>
            <w:sz w:val="24"/>
            <w:szCs w:val="24"/>
            <w:u w:val="single"/>
          </w:rPr>
          <w:t>http://dx.doi.org/10.12738/estp.2018.6.261</w:t>
        </w:r>
      </w:hyperlink>
    </w:p>
    <w:p w14:paraId="536E6402" w14:textId="3166919A" w:rsidR="005D72D0" w:rsidRDefault="00E958A4">
      <w:pPr>
        <w:pBdr>
          <w:top w:val="nil"/>
          <w:left w:val="nil"/>
          <w:bottom w:val="nil"/>
          <w:right w:val="nil"/>
          <w:between w:val="nil"/>
        </w:pBdr>
        <w:spacing w:line="360" w:lineRule="auto"/>
        <w:ind w:left="0" w:hanging="2"/>
        <w:jc w:val="both"/>
        <w:rPr>
          <w:rFonts w:ascii="Arial" w:eastAsia="Arial" w:hAnsi="Arial" w:cs="Arial"/>
          <w:color w:val="000000"/>
          <w:sz w:val="24"/>
          <w:szCs w:val="24"/>
          <w:highlight w:val="white"/>
        </w:rPr>
      </w:pPr>
      <w:proofErr w:type="spellStart"/>
      <w:r>
        <w:rPr>
          <w:rFonts w:ascii="Arial" w:eastAsia="Arial" w:hAnsi="Arial" w:cs="Arial"/>
          <w:color w:val="000000"/>
          <w:sz w:val="24"/>
          <w:szCs w:val="24"/>
          <w:highlight w:val="white"/>
        </w:rPr>
        <w:t>Wulandari</w:t>
      </w:r>
      <w:proofErr w:type="spellEnd"/>
      <w:r>
        <w:rPr>
          <w:rFonts w:ascii="Arial" w:eastAsia="Arial" w:hAnsi="Arial" w:cs="Arial"/>
          <w:color w:val="000000"/>
          <w:sz w:val="24"/>
          <w:szCs w:val="24"/>
          <w:highlight w:val="white"/>
        </w:rPr>
        <w:t xml:space="preserve"> M., </w:t>
      </w:r>
      <w:r w:rsidR="00587F00">
        <w:rPr>
          <w:rFonts w:ascii="Arial" w:eastAsia="Arial" w:hAnsi="Arial" w:cs="Arial"/>
          <w:color w:val="000000"/>
          <w:sz w:val="24"/>
          <w:szCs w:val="24"/>
          <w:highlight w:val="white"/>
        </w:rPr>
        <w:t>&amp;</w:t>
      </w:r>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Almendo</w:t>
      </w:r>
      <w:proofErr w:type="spellEnd"/>
      <w:r>
        <w:rPr>
          <w:rFonts w:ascii="Arial" w:eastAsia="Arial" w:hAnsi="Arial" w:cs="Arial"/>
          <w:color w:val="000000"/>
          <w:sz w:val="24"/>
          <w:szCs w:val="24"/>
          <w:highlight w:val="white"/>
        </w:rPr>
        <w:t xml:space="preserve"> T. (2021). </w:t>
      </w:r>
      <w:r>
        <w:rPr>
          <w:rFonts w:ascii="Arial" w:eastAsia="Arial" w:hAnsi="Arial" w:cs="Arial"/>
          <w:i/>
          <w:color w:val="000000"/>
          <w:sz w:val="24"/>
          <w:szCs w:val="24"/>
          <w:highlight w:val="white"/>
        </w:rPr>
        <w:t>Technology for English Language Learning</w:t>
      </w:r>
      <w:r>
        <w:rPr>
          <w:rFonts w:ascii="Arial" w:eastAsia="Arial" w:hAnsi="Arial" w:cs="Arial"/>
          <w:color w:val="000000"/>
          <w:sz w:val="24"/>
          <w:szCs w:val="24"/>
          <w:highlight w:val="white"/>
        </w:rPr>
        <w:t xml:space="preserve">. Yogyakarta: </w:t>
      </w:r>
      <w:proofErr w:type="spellStart"/>
      <w:r>
        <w:rPr>
          <w:rFonts w:ascii="Arial" w:eastAsia="Arial" w:hAnsi="Arial" w:cs="Arial"/>
          <w:color w:val="000000"/>
          <w:sz w:val="24"/>
          <w:szCs w:val="24"/>
          <w:highlight w:val="white"/>
        </w:rPr>
        <w:t>Sanata</w:t>
      </w:r>
      <w:proofErr w:type="spellEnd"/>
      <w:r>
        <w:rPr>
          <w:rFonts w:ascii="Arial" w:eastAsia="Arial" w:hAnsi="Arial" w:cs="Arial"/>
          <w:color w:val="000000"/>
          <w:sz w:val="24"/>
          <w:szCs w:val="24"/>
          <w:highlight w:val="white"/>
        </w:rPr>
        <w:t xml:space="preserve"> Dharma University Press</w:t>
      </w:r>
    </w:p>
    <w:p w14:paraId="4CFF89A0" w14:textId="143879B7" w:rsidR="005D72D0" w:rsidRDefault="00E958A4">
      <w:pPr>
        <w:spacing w:line="360" w:lineRule="auto"/>
        <w:ind w:left="0" w:hanging="2"/>
        <w:rPr>
          <w:ins w:id="201" w:author="GONZALO CAMACHO VÁSQUEZ" w:date="2022-12-20T15:53:00Z"/>
          <w:rFonts w:ascii="Roboto" w:eastAsia="Roboto" w:hAnsi="Roboto" w:cs="Roboto"/>
          <w:sz w:val="24"/>
          <w:szCs w:val="24"/>
          <w:shd w:val="clear" w:color="auto" w:fill="FCFCFC"/>
        </w:rPr>
      </w:pPr>
      <w:r w:rsidRPr="005367A9">
        <w:rPr>
          <w:rFonts w:ascii="Roboto" w:eastAsia="Roboto" w:hAnsi="Roboto" w:cs="Roboto"/>
          <w:sz w:val="24"/>
          <w:szCs w:val="24"/>
          <w:shd w:val="clear" w:color="auto" w:fill="FCFCFC"/>
        </w:rPr>
        <w:t xml:space="preserve">Yamagata-Lynch, L.C. (2010). Understanding Cultural Historical Activity Theory. In: Activity Systems Analysis Methods. </w:t>
      </w:r>
      <w:r w:rsidRPr="00587F00">
        <w:rPr>
          <w:rFonts w:ascii="Roboto" w:eastAsia="Roboto" w:hAnsi="Roboto" w:cs="Roboto"/>
          <w:i/>
          <w:iCs/>
          <w:sz w:val="24"/>
          <w:szCs w:val="24"/>
          <w:shd w:val="clear" w:color="auto" w:fill="FCFCFC"/>
        </w:rPr>
        <w:t>Springer, Boston, MA</w:t>
      </w:r>
      <w:r w:rsidRPr="005367A9">
        <w:rPr>
          <w:rFonts w:ascii="Roboto" w:eastAsia="Roboto" w:hAnsi="Roboto" w:cs="Roboto"/>
          <w:sz w:val="24"/>
          <w:szCs w:val="24"/>
          <w:shd w:val="clear" w:color="auto" w:fill="FCFCFC"/>
        </w:rPr>
        <w:t xml:space="preserve">. </w:t>
      </w:r>
      <w:ins w:id="202" w:author="GONZALO CAMACHO VÁSQUEZ" w:date="2022-12-20T15:51:00Z">
        <w:r w:rsidR="00372329">
          <w:rPr>
            <w:rFonts w:ascii="Roboto" w:eastAsia="Roboto" w:hAnsi="Roboto" w:cs="Roboto"/>
            <w:sz w:val="24"/>
            <w:szCs w:val="24"/>
            <w:shd w:val="clear" w:color="auto" w:fill="FCFCFC"/>
          </w:rPr>
          <w:fldChar w:fldCharType="begin"/>
        </w:r>
        <w:r w:rsidR="00372329">
          <w:rPr>
            <w:rFonts w:ascii="Roboto" w:eastAsia="Roboto" w:hAnsi="Roboto" w:cs="Roboto"/>
            <w:sz w:val="24"/>
            <w:szCs w:val="24"/>
            <w:shd w:val="clear" w:color="auto" w:fill="FCFCFC"/>
          </w:rPr>
          <w:instrText xml:space="preserve"> HYPERLINK "</w:instrText>
        </w:r>
      </w:ins>
      <w:r w:rsidR="00372329" w:rsidRPr="005367A9">
        <w:rPr>
          <w:rFonts w:ascii="Roboto" w:eastAsia="Roboto" w:hAnsi="Roboto" w:cs="Roboto"/>
          <w:sz w:val="24"/>
          <w:szCs w:val="24"/>
          <w:shd w:val="clear" w:color="auto" w:fill="FCFCFC"/>
        </w:rPr>
        <w:instrText>https://doi.org/10.1007/978-1-4419-6321-5_2</w:instrText>
      </w:r>
      <w:ins w:id="203" w:author="GONZALO CAMACHO VÁSQUEZ" w:date="2022-12-20T15:51:00Z">
        <w:r w:rsidR="00372329">
          <w:rPr>
            <w:rFonts w:ascii="Roboto" w:eastAsia="Roboto" w:hAnsi="Roboto" w:cs="Roboto"/>
            <w:sz w:val="24"/>
            <w:szCs w:val="24"/>
            <w:shd w:val="clear" w:color="auto" w:fill="FCFCFC"/>
          </w:rPr>
          <w:instrText xml:space="preserve">" </w:instrText>
        </w:r>
        <w:r w:rsidR="00372329">
          <w:rPr>
            <w:rFonts w:ascii="Roboto" w:eastAsia="Roboto" w:hAnsi="Roboto" w:cs="Roboto"/>
            <w:sz w:val="24"/>
            <w:szCs w:val="24"/>
            <w:shd w:val="clear" w:color="auto" w:fill="FCFCFC"/>
          </w:rPr>
        </w:r>
        <w:r w:rsidR="00372329">
          <w:rPr>
            <w:rFonts w:ascii="Roboto" w:eastAsia="Roboto" w:hAnsi="Roboto" w:cs="Roboto"/>
            <w:sz w:val="24"/>
            <w:szCs w:val="24"/>
            <w:shd w:val="clear" w:color="auto" w:fill="FCFCFC"/>
          </w:rPr>
          <w:fldChar w:fldCharType="separate"/>
        </w:r>
      </w:ins>
      <w:r w:rsidR="00372329" w:rsidRPr="00F2628A">
        <w:rPr>
          <w:rStyle w:val="Hipervnculo"/>
          <w:rFonts w:ascii="Roboto" w:eastAsia="Roboto" w:hAnsi="Roboto" w:cs="Roboto"/>
          <w:sz w:val="24"/>
          <w:szCs w:val="24"/>
          <w:shd w:val="clear" w:color="auto" w:fill="FCFCFC"/>
        </w:rPr>
        <w:t>https://doi.org/10.1007/978-1-4419-6321-5_2</w:t>
      </w:r>
      <w:ins w:id="204" w:author="GONZALO CAMACHO VÁSQUEZ" w:date="2022-12-20T15:51:00Z">
        <w:r w:rsidR="00372329">
          <w:rPr>
            <w:rFonts w:ascii="Roboto" w:eastAsia="Roboto" w:hAnsi="Roboto" w:cs="Roboto"/>
            <w:sz w:val="24"/>
            <w:szCs w:val="24"/>
            <w:shd w:val="clear" w:color="auto" w:fill="FCFCFC"/>
          </w:rPr>
          <w:fldChar w:fldCharType="end"/>
        </w:r>
      </w:ins>
    </w:p>
    <w:p w14:paraId="51C843D6" w14:textId="7446EEA6" w:rsidR="00372329" w:rsidRDefault="00372329" w:rsidP="00372329">
      <w:pPr>
        <w:ind w:left="0" w:hanging="2"/>
        <w:rPr>
          <w:ins w:id="205" w:author="GONZALO CAMACHO VÁSQUEZ" w:date="2022-12-20T15:53:00Z"/>
          <w:rFonts w:ascii="Arial" w:hAnsi="Arial" w:cs="Arial"/>
          <w:sz w:val="24"/>
          <w:szCs w:val="24"/>
        </w:rPr>
      </w:pPr>
      <w:ins w:id="206" w:author="GONZALO CAMACHO VÁSQUEZ" w:date="2022-12-20T15:53:00Z">
        <w:r w:rsidRPr="00980378">
          <w:rPr>
            <w:rFonts w:ascii="Arial" w:hAnsi="Arial" w:cs="Arial"/>
            <w:color w:val="000000"/>
            <w:sz w:val="24"/>
            <w:szCs w:val="24"/>
            <w:shd w:val="clear" w:color="auto" w:fill="FFFFFF"/>
          </w:rPr>
          <w:lastRenderedPageBreak/>
          <w:t>Yeh, H. -., &amp; Tseng, S. -. (2019). Using the ADDIE model to nurture the development of teachers' CALL professional knowledge.</w:t>
        </w:r>
        <w:r w:rsidRPr="00980378">
          <w:rPr>
            <w:rFonts w:ascii="Arial" w:hAnsi="Arial" w:cs="Arial"/>
            <w:i/>
            <w:iCs/>
            <w:color w:val="000000"/>
            <w:sz w:val="24"/>
            <w:szCs w:val="24"/>
            <w:shd w:val="clear" w:color="auto" w:fill="FFFFFF"/>
          </w:rPr>
          <w:t> Educational Technology and Society, 22</w:t>
        </w:r>
        <w:r w:rsidRPr="00980378">
          <w:rPr>
            <w:rFonts w:ascii="Arial" w:hAnsi="Arial" w:cs="Arial"/>
            <w:color w:val="000000"/>
            <w:sz w:val="24"/>
            <w:szCs w:val="24"/>
            <w:shd w:val="clear" w:color="auto" w:fill="FFFFFF"/>
          </w:rPr>
          <w:t>(3), 88-100. Retrieved from </w:t>
        </w:r>
        <w:r w:rsidRPr="00980378">
          <w:rPr>
            <w:rFonts w:ascii="Arial" w:hAnsi="Arial" w:cs="Arial"/>
            <w:sz w:val="24"/>
            <w:szCs w:val="24"/>
          </w:rPr>
          <w:fldChar w:fldCharType="begin"/>
        </w:r>
        <w:r w:rsidRPr="00980378">
          <w:rPr>
            <w:rFonts w:ascii="Arial" w:hAnsi="Arial" w:cs="Arial"/>
            <w:sz w:val="24"/>
            <w:szCs w:val="24"/>
          </w:rPr>
          <w:instrText xml:space="preserve"> HYPERLINK "http://www.scopus.com/" \t "_blank" </w:instrText>
        </w:r>
        <w:r w:rsidRPr="00980378">
          <w:rPr>
            <w:rFonts w:ascii="Arial" w:hAnsi="Arial" w:cs="Arial"/>
            <w:sz w:val="24"/>
            <w:szCs w:val="24"/>
          </w:rPr>
        </w:r>
        <w:r w:rsidRPr="00980378">
          <w:rPr>
            <w:rFonts w:ascii="Arial" w:hAnsi="Arial" w:cs="Arial"/>
            <w:sz w:val="24"/>
            <w:szCs w:val="24"/>
          </w:rPr>
          <w:fldChar w:fldCharType="separate"/>
        </w:r>
        <w:r w:rsidRPr="00980378">
          <w:rPr>
            <w:rStyle w:val="Hipervnculo"/>
            <w:rFonts w:ascii="Arial" w:hAnsi="Arial" w:cs="Arial"/>
            <w:sz w:val="24"/>
            <w:szCs w:val="24"/>
            <w:shd w:val="clear" w:color="auto" w:fill="FFFFFF"/>
          </w:rPr>
          <w:t>www.scopus.com</w:t>
        </w:r>
        <w:r w:rsidRPr="00980378">
          <w:rPr>
            <w:rFonts w:ascii="Arial" w:hAnsi="Arial" w:cs="Arial"/>
            <w:sz w:val="24"/>
            <w:szCs w:val="24"/>
          </w:rPr>
          <w:fldChar w:fldCharType="end"/>
        </w:r>
      </w:ins>
    </w:p>
    <w:p w14:paraId="603E414D" w14:textId="77777777" w:rsidR="00372329" w:rsidRPr="00980378" w:rsidRDefault="00372329" w:rsidP="00372329">
      <w:pPr>
        <w:ind w:left="0" w:hanging="2"/>
        <w:rPr>
          <w:ins w:id="207" w:author="GONZALO CAMACHO VÁSQUEZ" w:date="2022-12-20T15:53:00Z"/>
          <w:rFonts w:ascii="Arial" w:hAnsi="Arial" w:cs="Arial"/>
          <w:color w:val="000000"/>
          <w:sz w:val="24"/>
          <w:szCs w:val="24"/>
          <w:shd w:val="clear" w:color="auto" w:fill="FFFFFF"/>
        </w:rPr>
      </w:pPr>
    </w:p>
    <w:p w14:paraId="669045BB" w14:textId="77777777" w:rsidR="00372329" w:rsidRPr="00EF36CF" w:rsidRDefault="00372329" w:rsidP="00372329">
      <w:pPr>
        <w:ind w:left="0" w:hanging="2"/>
        <w:rPr>
          <w:ins w:id="208" w:author="GONZALO CAMACHO VÁSQUEZ" w:date="2022-12-20T15:51:00Z"/>
          <w:rFonts w:ascii="Arial" w:hAnsi="Arial" w:cs="Arial"/>
          <w:sz w:val="24"/>
          <w:szCs w:val="24"/>
          <w:rPrChange w:id="209" w:author="GONZALO CAMACHO VASQUEZ" w:date="2023-06-02T15:40:00Z">
            <w:rPr>
              <w:ins w:id="210" w:author="GONZALO CAMACHO VÁSQUEZ" w:date="2022-12-20T15:51:00Z"/>
              <w:rFonts w:ascii="Arial" w:hAnsi="Arial" w:cs="Arial"/>
              <w:sz w:val="24"/>
              <w:szCs w:val="24"/>
              <w:lang w:val="es-CO"/>
            </w:rPr>
          </w:rPrChange>
        </w:rPr>
      </w:pPr>
      <w:proofErr w:type="spellStart"/>
      <w:ins w:id="211" w:author="GONZALO CAMACHO VÁSQUEZ" w:date="2022-12-20T15:51:00Z">
        <w:r w:rsidRPr="0069761F">
          <w:rPr>
            <w:rFonts w:ascii="Arial" w:hAnsi="Arial" w:cs="Arial"/>
            <w:sz w:val="24"/>
            <w:szCs w:val="24"/>
          </w:rPr>
          <w:t>Zagouras</w:t>
        </w:r>
        <w:proofErr w:type="spellEnd"/>
        <w:r w:rsidRPr="0069761F">
          <w:rPr>
            <w:rFonts w:ascii="Arial" w:hAnsi="Arial" w:cs="Arial"/>
            <w:sz w:val="24"/>
            <w:szCs w:val="24"/>
          </w:rPr>
          <w:t xml:space="preserve">, C., </w:t>
        </w:r>
        <w:proofErr w:type="spellStart"/>
        <w:r w:rsidRPr="0069761F">
          <w:rPr>
            <w:rFonts w:ascii="Arial" w:hAnsi="Arial" w:cs="Arial"/>
            <w:sz w:val="24"/>
            <w:szCs w:val="24"/>
          </w:rPr>
          <w:t>Egarchou</w:t>
        </w:r>
        <w:proofErr w:type="spellEnd"/>
        <w:r w:rsidRPr="0069761F">
          <w:rPr>
            <w:rFonts w:ascii="Arial" w:hAnsi="Arial" w:cs="Arial"/>
            <w:sz w:val="24"/>
            <w:szCs w:val="24"/>
          </w:rPr>
          <w:t xml:space="preserve">, D., </w:t>
        </w:r>
        <w:proofErr w:type="spellStart"/>
        <w:r w:rsidRPr="0069761F">
          <w:rPr>
            <w:rFonts w:ascii="Arial" w:hAnsi="Arial" w:cs="Arial"/>
            <w:sz w:val="24"/>
            <w:szCs w:val="24"/>
          </w:rPr>
          <w:t>Skiniotis</w:t>
        </w:r>
        <w:proofErr w:type="spellEnd"/>
        <w:r w:rsidRPr="0069761F">
          <w:rPr>
            <w:rFonts w:ascii="Arial" w:hAnsi="Arial" w:cs="Arial"/>
            <w:sz w:val="24"/>
            <w:szCs w:val="24"/>
          </w:rPr>
          <w:t>, P.</w:t>
        </w:r>
        <w:proofErr w:type="gramStart"/>
        <w:r w:rsidRPr="0069761F">
          <w:rPr>
            <w:rFonts w:ascii="Arial" w:hAnsi="Arial" w:cs="Arial"/>
            <w:sz w:val="24"/>
            <w:szCs w:val="24"/>
          </w:rPr>
          <w:t xml:space="preserve">,  </w:t>
        </w:r>
        <w:proofErr w:type="spellStart"/>
        <w:r w:rsidRPr="0069761F">
          <w:rPr>
            <w:rFonts w:ascii="Arial" w:hAnsi="Arial" w:cs="Arial"/>
            <w:sz w:val="24"/>
            <w:szCs w:val="24"/>
          </w:rPr>
          <w:t>Fountana</w:t>
        </w:r>
        <w:proofErr w:type="spellEnd"/>
        <w:proofErr w:type="gramEnd"/>
        <w:r w:rsidRPr="0069761F">
          <w:rPr>
            <w:rFonts w:ascii="Arial" w:hAnsi="Arial" w:cs="Arial"/>
            <w:sz w:val="24"/>
            <w:szCs w:val="24"/>
          </w:rPr>
          <w:t xml:space="preserve">, M. (2022). Face to face or blended learning? A case study: Teacher training in the pedagogical use of ICT. </w:t>
        </w:r>
        <w:r w:rsidRPr="00EF36CF">
          <w:rPr>
            <w:rFonts w:ascii="Arial" w:hAnsi="Arial" w:cs="Arial"/>
            <w:sz w:val="24"/>
            <w:szCs w:val="24"/>
            <w:rPrChange w:id="212" w:author="GONZALO CAMACHO VASQUEZ" w:date="2023-06-02T15:40:00Z">
              <w:rPr>
                <w:rFonts w:ascii="Arial" w:hAnsi="Arial" w:cs="Arial"/>
                <w:sz w:val="24"/>
                <w:szCs w:val="24"/>
                <w:lang w:val="es-CO"/>
              </w:rPr>
            </w:rPrChange>
          </w:rPr>
          <w:t>Education and Information Technologies. 27. 1-29. 10.1007/s10639-022-11144-y.</w:t>
        </w:r>
      </w:ins>
    </w:p>
    <w:p w14:paraId="4005BE0B" w14:textId="77777777" w:rsidR="00372329" w:rsidRPr="005367A9" w:rsidRDefault="00372329">
      <w:pPr>
        <w:spacing w:line="360" w:lineRule="auto"/>
        <w:ind w:left="0" w:hanging="2"/>
        <w:rPr>
          <w:rFonts w:ascii="Arial" w:eastAsia="Arial" w:hAnsi="Arial" w:cs="Arial"/>
          <w:sz w:val="24"/>
          <w:szCs w:val="24"/>
        </w:rPr>
      </w:pPr>
    </w:p>
    <w:p w14:paraId="2E20E640" w14:textId="204810AE" w:rsidR="005D72D0" w:rsidRDefault="00E958A4" w:rsidP="00660F7B">
      <w:pPr>
        <w:shd w:val="clear" w:color="auto" w:fill="FFFFFF"/>
        <w:spacing w:line="360" w:lineRule="auto"/>
        <w:ind w:left="0" w:hanging="2"/>
        <w:jc w:val="both"/>
        <w:rPr>
          <w:rFonts w:ascii="Arial" w:eastAsia="Arial" w:hAnsi="Arial" w:cs="Arial"/>
          <w:sz w:val="24"/>
          <w:szCs w:val="24"/>
        </w:rPr>
      </w:pPr>
      <w:r>
        <w:rPr>
          <w:rFonts w:ascii="Arial" w:eastAsia="Arial" w:hAnsi="Arial" w:cs="Arial"/>
          <w:sz w:val="24"/>
          <w:szCs w:val="24"/>
        </w:rPr>
        <w:t xml:space="preserve">Zimmer, Wendi &amp; Matthews, Sharon. (2022). A virtual coaching model of professional development to increase teachers' digital learning competencies. </w:t>
      </w:r>
      <w:r>
        <w:rPr>
          <w:rFonts w:ascii="Arial" w:eastAsia="Arial" w:hAnsi="Arial" w:cs="Arial"/>
          <w:i/>
          <w:sz w:val="24"/>
          <w:szCs w:val="24"/>
        </w:rPr>
        <w:t>Teaching and Teacher Education</w:t>
      </w:r>
      <w:r>
        <w:rPr>
          <w:rFonts w:ascii="Arial" w:eastAsia="Arial" w:hAnsi="Arial" w:cs="Arial"/>
          <w:sz w:val="24"/>
          <w:szCs w:val="24"/>
        </w:rPr>
        <w:t xml:space="preserve">. 109. 103544. 10.1016/j.tate.2021.103544. </w:t>
      </w:r>
    </w:p>
    <w:sectPr w:rsidR="005D72D0">
      <w:headerReference w:type="even" r:id="rId36"/>
      <w:headerReference w:type="default" r:id="rId37"/>
      <w:footerReference w:type="even" r:id="rId38"/>
      <w:footerReference w:type="default" r:id="rId39"/>
      <w:headerReference w:type="first" r:id="rId40"/>
      <w:footerReference w:type="first" r:id="rId41"/>
      <w:pgSz w:w="11906" w:h="16838"/>
      <w:pgMar w:top="1418" w:right="1418" w:bottom="1418" w:left="1418" w:header="720" w:footer="1134"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GONZALO CAMACHO VÁSQUEZ" w:date="2022-12-20T11:26:00Z" w:initials="GCV">
    <w:p w14:paraId="2F0C6783" w14:textId="4A02A267" w:rsidR="009D513A" w:rsidRPr="009D513A" w:rsidRDefault="009D513A">
      <w:pPr>
        <w:pStyle w:val="Textocomentario"/>
        <w:ind w:left="0" w:hanging="2"/>
        <w:rPr>
          <w:lang w:val="es-CO"/>
        </w:rPr>
      </w:pPr>
      <w:r>
        <w:rPr>
          <w:rStyle w:val="Refdecomentario"/>
        </w:rPr>
        <w:annotationRef/>
      </w:r>
      <w:r w:rsidRPr="009D513A">
        <w:rPr>
          <w:lang w:val="es-CO"/>
        </w:rPr>
        <w:t>Se cambió esta table incluyendo l</w:t>
      </w:r>
      <w:r>
        <w:rPr>
          <w:lang w:val="es-CO"/>
        </w:rPr>
        <w:t xml:space="preserve">os resultados de </w:t>
      </w:r>
      <w:proofErr w:type="spellStart"/>
      <w:r>
        <w:rPr>
          <w:lang w:val="es-CO"/>
        </w:rPr>
        <w:t>Scopus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0C67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C1A6E" w16cex:dateUtc="2022-12-20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0C6783" w16cid:durableId="274C1A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4B075" w14:textId="77777777" w:rsidR="006246EF" w:rsidRDefault="006246EF">
      <w:pPr>
        <w:spacing w:line="240" w:lineRule="auto"/>
        <w:ind w:left="0" w:hanging="2"/>
      </w:pPr>
      <w:r>
        <w:separator/>
      </w:r>
    </w:p>
  </w:endnote>
  <w:endnote w:type="continuationSeparator" w:id="0">
    <w:p w14:paraId="7F538B61" w14:textId="77777777" w:rsidR="006246EF" w:rsidRDefault="006246E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S Serif">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FKai-SB">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D2AFC" w14:textId="77777777" w:rsidR="00C70B65" w:rsidRDefault="00C70B65">
    <w:pPr>
      <w:pBdr>
        <w:top w:val="nil"/>
        <w:left w:val="nil"/>
        <w:bottom w:val="nil"/>
        <w:right w:val="nil"/>
        <w:between w:val="nil"/>
      </w:pBdr>
      <w:spacing w:line="240" w:lineRule="auto"/>
      <w:ind w:left="0" w:hanging="2"/>
      <w:rPr>
        <w:color w:val="000000"/>
      </w:rPr>
    </w:pPr>
    <w:r>
      <w:rPr>
        <w:color w:val="000000"/>
      </w:rPr>
      <w:fldChar w:fldCharType="begin"/>
    </w:r>
    <w:r>
      <w:rPr>
        <w:color w:val="000000"/>
      </w:rPr>
      <w:instrText>PAGE</w:instrText>
    </w:r>
    <w:r>
      <w:rPr>
        <w:color w:val="000000"/>
      </w:rPr>
      <w:fldChar w:fldCharType="end"/>
    </w:r>
  </w:p>
  <w:p w14:paraId="0A86E71B" w14:textId="77777777" w:rsidR="00C70B65" w:rsidRDefault="00C70B65">
    <w:pPr>
      <w:pBdr>
        <w:top w:val="nil"/>
        <w:left w:val="nil"/>
        <w:bottom w:val="nil"/>
        <w:right w:val="nil"/>
        <w:between w:val="nil"/>
      </w:pBdr>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7A358" w14:textId="2EC548FF" w:rsidR="00C70B65" w:rsidRDefault="00C70B65">
    <w:pPr>
      <w:pBdr>
        <w:top w:val="nil"/>
        <w:left w:val="nil"/>
        <w:bottom w:val="nil"/>
        <w:right w:val="nil"/>
        <w:between w:val="nil"/>
      </w:pBdr>
      <w:spacing w:line="240" w:lineRule="auto"/>
      <w:ind w:left="0" w:hanging="2"/>
      <w:jc w:val="right"/>
      <w:rPr>
        <w:color w:val="000000"/>
        <w:sz w:val="18"/>
        <w:szCs w:val="18"/>
      </w:rPr>
    </w:pPr>
    <w:r>
      <w:rPr>
        <w:i/>
        <w:color w:val="000000"/>
        <w:sz w:val="18"/>
        <w:szCs w:val="18"/>
      </w:rPr>
      <w:fldChar w:fldCharType="begin"/>
    </w:r>
    <w:r>
      <w:rPr>
        <w:i/>
        <w:color w:val="000000"/>
        <w:sz w:val="18"/>
        <w:szCs w:val="18"/>
      </w:rPr>
      <w:instrText>PAGE</w:instrText>
    </w:r>
    <w:r>
      <w:rPr>
        <w:i/>
        <w:color w:val="000000"/>
        <w:sz w:val="18"/>
        <w:szCs w:val="18"/>
      </w:rPr>
      <w:fldChar w:fldCharType="separate"/>
    </w:r>
    <w:r w:rsidR="00FB3C0C">
      <w:rPr>
        <w:i/>
        <w:noProof/>
        <w:color w:val="000000"/>
        <w:sz w:val="18"/>
        <w:szCs w:val="18"/>
      </w:rPr>
      <w:t>28</w:t>
    </w:r>
    <w:r>
      <w:rPr>
        <w:i/>
        <w:color w:val="00000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D5890" w14:textId="3CC67289" w:rsidR="00C70B65" w:rsidRDefault="00C70B65">
    <w:pPr>
      <w:pBdr>
        <w:top w:val="nil"/>
        <w:left w:val="nil"/>
        <w:bottom w:val="nil"/>
        <w:right w:val="nil"/>
        <w:between w:val="nil"/>
      </w:pBdr>
      <w:spacing w:line="240" w:lineRule="auto"/>
      <w:ind w:left="0" w:hanging="2"/>
      <w:jc w:val="right"/>
      <w:rPr>
        <w:color w:val="000000"/>
        <w:sz w:val="18"/>
        <w:szCs w:val="18"/>
      </w:rPr>
    </w:pPr>
    <w:r>
      <w:rPr>
        <w:i/>
        <w:color w:val="000000"/>
        <w:sz w:val="18"/>
        <w:szCs w:val="18"/>
      </w:rPr>
      <w:fldChar w:fldCharType="begin"/>
    </w:r>
    <w:r>
      <w:rPr>
        <w:i/>
        <w:color w:val="000000"/>
        <w:sz w:val="18"/>
        <w:szCs w:val="18"/>
      </w:rPr>
      <w:instrText>PAGE</w:instrText>
    </w:r>
    <w:r>
      <w:rPr>
        <w:i/>
        <w:color w:val="000000"/>
        <w:sz w:val="18"/>
        <w:szCs w:val="18"/>
      </w:rPr>
      <w:fldChar w:fldCharType="separate"/>
    </w:r>
    <w:r w:rsidR="00747AC8">
      <w:rPr>
        <w:i/>
        <w:noProof/>
        <w:color w:val="000000"/>
        <w:sz w:val="18"/>
        <w:szCs w:val="18"/>
      </w:rPr>
      <w:t>1</w:t>
    </w:r>
    <w:r>
      <w:rPr>
        <w:i/>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EB35E" w14:textId="77777777" w:rsidR="006246EF" w:rsidRDefault="006246EF">
      <w:pPr>
        <w:spacing w:line="240" w:lineRule="auto"/>
        <w:ind w:left="0" w:hanging="2"/>
      </w:pPr>
      <w:r>
        <w:separator/>
      </w:r>
    </w:p>
  </w:footnote>
  <w:footnote w:type="continuationSeparator" w:id="0">
    <w:p w14:paraId="14BDEEF1" w14:textId="77777777" w:rsidR="006246EF" w:rsidRDefault="006246E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20A5" w14:textId="77777777" w:rsidR="00C70B65" w:rsidRDefault="00C70B65">
    <w:pPr>
      <w:pBdr>
        <w:top w:val="nil"/>
        <w:left w:val="nil"/>
        <w:bottom w:val="nil"/>
        <w:right w:val="nil"/>
        <w:between w:val="nil"/>
      </w:pBdr>
      <w:tabs>
        <w:tab w:val="center" w:pos="4419"/>
        <w:tab w:val="right" w:pos="8838"/>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11C66" w14:textId="77777777" w:rsidR="00C70B65" w:rsidRDefault="00C70B65">
    <w:pPr>
      <w:pBdr>
        <w:top w:val="nil"/>
        <w:left w:val="nil"/>
        <w:bottom w:val="nil"/>
        <w:right w:val="nil"/>
        <w:between w:val="nil"/>
      </w:pBdr>
      <w:tabs>
        <w:tab w:val="center" w:pos="4419"/>
        <w:tab w:val="right" w:pos="8838"/>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82A88" w14:textId="77777777" w:rsidR="00C70B65" w:rsidRDefault="00C70B65">
    <w:pPr>
      <w:pBdr>
        <w:top w:val="nil"/>
        <w:left w:val="nil"/>
        <w:bottom w:val="nil"/>
        <w:right w:val="nil"/>
        <w:between w:val="nil"/>
      </w:pBdr>
      <w:tabs>
        <w:tab w:val="center" w:pos="4419"/>
        <w:tab w:val="right" w:pos="8838"/>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3136F"/>
    <w:multiLevelType w:val="multilevel"/>
    <w:tmpl w:val="9D6CA6D4"/>
    <w:lvl w:ilvl="0">
      <w:start w:val="1"/>
      <w:numFmt w:val="decimal"/>
      <w:pStyle w:val="ETS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32056038">
    <w:abstractNumId w:val="0"/>
  </w:num>
  <w:num w:numId="2" w16cid:durableId="18911094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639248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001512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317646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NZALO CAMACHO VASQUEZ">
    <w15:presenceInfo w15:providerId="AD" w15:userId="S::gcamachov@ut.edu.co::0adbb181-f96b-47e3-9407-e0d4762494af"/>
  </w15:person>
  <w15:person w15:author="GONZALO CAMACHO VÁSQUEZ">
    <w15:presenceInfo w15:providerId="Windows Live" w15:userId="68e6997d1d1aa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2D0"/>
    <w:rsid w:val="00021B08"/>
    <w:rsid w:val="000311D1"/>
    <w:rsid w:val="00052CAE"/>
    <w:rsid w:val="0009418C"/>
    <w:rsid w:val="000A02C7"/>
    <w:rsid w:val="000D5AE8"/>
    <w:rsid w:val="000F119A"/>
    <w:rsid w:val="000F6C79"/>
    <w:rsid w:val="0015446C"/>
    <w:rsid w:val="00170818"/>
    <w:rsid w:val="00197662"/>
    <w:rsid w:val="001D607E"/>
    <w:rsid w:val="00204362"/>
    <w:rsid w:val="00220B02"/>
    <w:rsid w:val="0022708A"/>
    <w:rsid w:val="00252204"/>
    <w:rsid w:val="002755C2"/>
    <w:rsid w:val="002A7072"/>
    <w:rsid w:val="002B5437"/>
    <w:rsid w:val="003250F5"/>
    <w:rsid w:val="003443A6"/>
    <w:rsid w:val="003452D7"/>
    <w:rsid w:val="00372329"/>
    <w:rsid w:val="00415AC7"/>
    <w:rsid w:val="00417EF6"/>
    <w:rsid w:val="004D41C2"/>
    <w:rsid w:val="004D7BDC"/>
    <w:rsid w:val="004F0368"/>
    <w:rsid w:val="00527CBC"/>
    <w:rsid w:val="0053458C"/>
    <w:rsid w:val="005367A9"/>
    <w:rsid w:val="00554AE0"/>
    <w:rsid w:val="00587F00"/>
    <w:rsid w:val="005A0C11"/>
    <w:rsid w:val="005D2EE1"/>
    <w:rsid w:val="005D72D0"/>
    <w:rsid w:val="006246EF"/>
    <w:rsid w:val="0063547C"/>
    <w:rsid w:val="00660F7B"/>
    <w:rsid w:val="00666ED0"/>
    <w:rsid w:val="006879CB"/>
    <w:rsid w:val="006A40E9"/>
    <w:rsid w:val="006F0838"/>
    <w:rsid w:val="00720C19"/>
    <w:rsid w:val="0073610C"/>
    <w:rsid w:val="00747AC8"/>
    <w:rsid w:val="0075668E"/>
    <w:rsid w:val="00781C55"/>
    <w:rsid w:val="007C035E"/>
    <w:rsid w:val="008218FF"/>
    <w:rsid w:val="00835A11"/>
    <w:rsid w:val="008C36C2"/>
    <w:rsid w:val="00967AEC"/>
    <w:rsid w:val="00973DF3"/>
    <w:rsid w:val="009D38C0"/>
    <w:rsid w:val="009D513A"/>
    <w:rsid w:val="009F21C9"/>
    <w:rsid w:val="00A11F34"/>
    <w:rsid w:val="00A24B52"/>
    <w:rsid w:val="00A503C7"/>
    <w:rsid w:val="00A54C07"/>
    <w:rsid w:val="00AF5C3D"/>
    <w:rsid w:val="00B10504"/>
    <w:rsid w:val="00B27D31"/>
    <w:rsid w:val="00B405FB"/>
    <w:rsid w:val="00B441F8"/>
    <w:rsid w:val="00B87870"/>
    <w:rsid w:val="00C13B9B"/>
    <w:rsid w:val="00C34D71"/>
    <w:rsid w:val="00C412A6"/>
    <w:rsid w:val="00C70B65"/>
    <w:rsid w:val="00C95F68"/>
    <w:rsid w:val="00D01C95"/>
    <w:rsid w:val="00D40494"/>
    <w:rsid w:val="00D5583C"/>
    <w:rsid w:val="00D805F2"/>
    <w:rsid w:val="00D8449B"/>
    <w:rsid w:val="00DA0232"/>
    <w:rsid w:val="00DE53FE"/>
    <w:rsid w:val="00DF2C5E"/>
    <w:rsid w:val="00E000DB"/>
    <w:rsid w:val="00E73725"/>
    <w:rsid w:val="00E84C35"/>
    <w:rsid w:val="00E90C30"/>
    <w:rsid w:val="00E958A4"/>
    <w:rsid w:val="00EE3741"/>
    <w:rsid w:val="00EE6CB3"/>
    <w:rsid w:val="00EF36CF"/>
    <w:rsid w:val="00EF792D"/>
    <w:rsid w:val="00F24B7F"/>
    <w:rsid w:val="00F31314"/>
    <w:rsid w:val="00F501CC"/>
    <w:rsid w:val="00F95CF4"/>
    <w:rsid w:val="00F979C5"/>
    <w:rsid w:val="00FB3C0C"/>
    <w:rsid w:val="00FE65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2E701"/>
  <w15:docId w15:val="{B6159D0D-D57B-499C-8CE3-440DCC1A8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s-CO" w:bidi="ar-SA"/>
      </w:rPr>
    </w:rPrDefault>
    <w:pPrDefault>
      <w:pPr>
        <w:spacing w:line="259"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7CE"/>
    <w:pPr>
      <w:suppressAutoHyphens/>
      <w:autoSpaceDE w:val="0"/>
      <w:autoSpaceDN w:val="0"/>
      <w:spacing w:line="1" w:lineRule="atLeast"/>
      <w:ind w:leftChars="-1" w:left="-1" w:hangingChars="1"/>
      <w:textDirection w:val="btLr"/>
      <w:textAlignment w:val="top"/>
      <w:outlineLvl w:val="0"/>
    </w:pPr>
    <w:rPr>
      <w:position w:val="-1"/>
    </w:rPr>
  </w:style>
  <w:style w:type="paragraph" w:styleId="Ttulo1">
    <w:name w:val="heading 1"/>
    <w:next w:val="Normal"/>
    <w:link w:val="Ttulo1Car"/>
    <w:uiPriority w:val="9"/>
    <w:qFormat/>
    <w:rsid w:val="002867CE"/>
    <w:pPr>
      <w:keepNext/>
      <w:suppressAutoHyphens/>
      <w:spacing w:line="1" w:lineRule="atLeast"/>
      <w:ind w:leftChars="-1" w:left="-1" w:hangingChars="1"/>
      <w:textDirection w:val="btLr"/>
      <w:textAlignment w:val="top"/>
      <w:outlineLvl w:val="0"/>
    </w:pPr>
    <w:rPr>
      <w:b/>
      <w:kern w:val="1"/>
      <w:position w:val="-1"/>
      <w:sz w:val="24"/>
      <w:lang w:eastAsia="ar-SA"/>
    </w:rPr>
  </w:style>
  <w:style w:type="paragraph" w:styleId="Ttulo2">
    <w:name w:val="heading 2"/>
    <w:next w:val="Normal"/>
    <w:link w:val="Ttulo2Car"/>
    <w:uiPriority w:val="9"/>
    <w:semiHidden/>
    <w:unhideWhenUsed/>
    <w:qFormat/>
    <w:rsid w:val="002867CE"/>
    <w:pPr>
      <w:keepNext/>
      <w:suppressAutoHyphens/>
      <w:overflowPunct w:val="0"/>
      <w:autoSpaceDE w:val="0"/>
      <w:autoSpaceDN w:val="0"/>
      <w:adjustRightInd w:val="0"/>
      <w:spacing w:line="1" w:lineRule="atLeast"/>
      <w:ind w:leftChars="-1" w:left="-1" w:hangingChars="1"/>
      <w:jc w:val="both"/>
      <w:textDirection w:val="btLr"/>
      <w:textAlignment w:val="baseline"/>
      <w:outlineLvl w:val="1"/>
    </w:pPr>
    <w:rPr>
      <w:b/>
      <w:color w:val="000000"/>
      <w:position w:val="-1"/>
      <w:sz w:val="24"/>
      <w:szCs w:val="24"/>
      <w:lang w:eastAsia="en-NZ" w:bidi="he-IL"/>
    </w:rPr>
  </w:style>
  <w:style w:type="paragraph" w:styleId="Ttulo3">
    <w:name w:val="heading 3"/>
    <w:next w:val="Normal"/>
    <w:link w:val="Ttulo3Car"/>
    <w:uiPriority w:val="9"/>
    <w:semiHidden/>
    <w:unhideWhenUsed/>
    <w:qFormat/>
    <w:rsid w:val="002867CE"/>
    <w:pPr>
      <w:keepNext/>
      <w:suppressAutoHyphens/>
      <w:spacing w:line="1" w:lineRule="atLeast"/>
      <w:ind w:leftChars="-1" w:left="-1" w:hangingChars="1"/>
      <w:jc w:val="both"/>
      <w:textDirection w:val="btLr"/>
      <w:textAlignment w:val="top"/>
      <w:outlineLvl w:val="2"/>
    </w:pPr>
    <w:rPr>
      <w:b/>
      <w:color w:val="000000"/>
      <w:position w:val="-1"/>
      <w:szCs w:val="24"/>
      <w:lang w:eastAsia="en-NZ" w:bidi="he-IL"/>
    </w:rPr>
  </w:style>
  <w:style w:type="paragraph" w:styleId="Ttulo4">
    <w:name w:val="heading 4"/>
    <w:next w:val="Normal"/>
    <w:link w:val="Ttulo4Car"/>
    <w:uiPriority w:val="9"/>
    <w:semiHidden/>
    <w:unhideWhenUsed/>
    <w:qFormat/>
    <w:rsid w:val="002867CE"/>
    <w:pPr>
      <w:keepNext/>
      <w:suppressAutoHyphens/>
      <w:spacing w:line="1" w:lineRule="atLeast"/>
      <w:ind w:leftChars="-1" w:left="-1" w:hangingChars="1"/>
      <w:textDirection w:val="btLr"/>
      <w:textAlignment w:val="top"/>
      <w:outlineLvl w:val="3"/>
    </w:pPr>
    <w:rPr>
      <w:i/>
      <w:kern w:val="2"/>
      <w:position w:val="-1"/>
      <w:szCs w:val="24"/>
      <w:lang w:eastAsia="ko-KR"/>
    </w:rPr>
  </w:style>
  <w:style w:type="paragraph" w:styleId="Ttulo5">
    <w:name w:val="heading 5"/>
    <w:basedOn w:val="Normal"/>
    <w:next w:val="Normal"/>
    <w:link w:val="Ttulo5Car"/>
    <w:uiPriority w:val="9"/>
    <w:semiHidden/>
    <w:unhideWhenUsed/>
    <w:qFormat/>
    <w:rsid w:val="002867CE"/>
    <w:pPr>
      <w:keepNext/>
      <w:outlineLvl w:val="4"/>
    </w:pPr>
    <w:rPr>
      <w:b/>
    </w:rPr>
  </w:style>
  <w:style w:type="paragraph" w:styleId="Ttulo6">
    <w:name w:val="heading 6"/>
    <w:basedOn w:val="Normal"/>
    <w:next w:val="Normal"/>
    <w:link w:val="Ttulo6Car"/>
    <w:uiPriority w:val="9"/>
    <w:semiHidden/>
    <w:unhideWhenUsed/>
    <w:qFormat/>
    <w:rsid w:val="002867CE"/>
    <w:pPr>
      <w:spacing w:before="240" w:after="60"/>
      <w:outlineLvl w:val="5"/>
    </w:pPr>
    <w:rPr>
      <w:i/>
      <w:sz w:val="22"/>
    </w:rPr>
  </w:style>
  <w:style w:type="paragraph" w:styleId="Ttulo7">
    <w:name w:val="heading 7"/>
    <w:basedOn w:val="Normal"/>
    <w:next w:val="Normal"/>
    <w:link w:val="Ttulo7Car"/>
    <w:rsid w:val="002867CE"/>
    <w:pPr>
      <w:spacing w:before="240" w:after="60"/>
      <w:outlineLvl w:val="6"/>
    </w:pPr>
    <w:rPr>
      <w:rFonts w:ascii="Arial" w:hAnsi="Arial"/>
    </w:rPr>
  </w:style>
  <w:style w:type="paragraph" w:styleId="Ttulo8">
    <w:name w:val="heading 8"/>
    <w:basedOn w:val="Normal"/>
    <w:next w:val="Normal"/>
    <w:link w:val="Ttulo8Car"/>
    <w:rsid w:val="002867CE"/>
    <w:pPr>
      <w:spacing w:before="240" w:after="60"/>
      <w:outlineLvl w:val="7"/>
    </w:pPr>
    <w:rPr>
      <w:rFonts w:ascii="Arial" w:hAnsi="Arial"/>
      <w:i/>
    </w:rPr>
  </w:style>
  <w:style w:type="paragraph" w:styleId="Ttulo9">
    <w:name w:val="heading 9"/>
    <w:basedOn w:val="Normal"/>
    <w:next w:val="Normal"/>
    <w:link w:val="Ttulo9Car"/>
    <w:rsid w:val="002867CE"/>
    <w:p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867CE"/>
    <w:pPr>
      <w:jc w:val="center"/>
    </w:pPr>
    <w:rPr>
      <w:rFonts w:ascii="Garamond" w:hAnsi="Garamond"/>
      <w:b/>
      <w:sz w:val="28"/>
    </w:rPr>
  </w:style>
  <w:style w:type="character" w:customStyle="1" w:styleId="Ttulo1Car">
    <w:name w:val="Título 1 Car"/>
    <w:basedOn w:val="Fuentedeprrafopredeter"/>
    <w:link w:val="Ttulo1"/>
    <w:uiPriority w:val="9"/>
    <w:rsid w:val="002867CE"/>
    <w:rPr>
      <w:rFonts w:ascii="Times New Roman" w:eastAsia="Times New Roman" w:hAnsi="Times New Roman" w:cs="Times New Roman"/>
      <w:b/>
      <w:kern w:val="1"/>
      <w:position w:val="-1"/>
      <w:sz w:val="24"/>
      <w:lang w:val="en-US" w:eastAsia="ar-SA"/>
    </w:rPr>
  </w:style>
  <w:style w:type="character" w:customStyle="1" w:styleId="Ttulo2Car">
    <w:name w:val="Título 2 Car"/>
    <w:basedOn w:val="Fuentedeprrafopredeter"/>
    <w:link w:val="Ttulo2"/>
    <w:uiPriority w:val="9"/>
    <w:semiHidden/>
    <w:rsid w:val="002867CE"/>
    <w:rPr>
      <w:rFonts w:ascii="Times New Roman" w:eastAsia="Times New Roman" w:hAnsi="Times New Roman" w:cs="Times New Roman"/>
      <w:b/>
      <w:color w:val="000000"/>
      <w:position w:val="-1"/>
      <w:sz w:val="24"/>
      <w:szCs w:val="24"/>
      <w:lang w:val="en-US" w:eastAsia="en-NZ" w:bidi="he-IL"/>
    </w:rPr>
  </w:style>
  <w:style w:type="character" w:customStyle="1" w:styleId="Ttulo3Car">
    <w:name w:val="Título 3 Car"/>
    <w:basedOn w:val="Fuentedeprrafopredeter"/>
    <w:link w:val="Ttulo3"/>
    <w:uiPriority w:val="9"/>
    <w:semiHidden/>
    <w:rsid w:val="002867CE"/>
    <w:rPr>
      <w:rFonts w:ascii="Times New Roman" w:eastAsia="Times New Roman" w:hAnsi="Times New Roman" w:cs="Times New Roman"/>
      <w:b/>
      <w:color w:val="000000"/>
      <w:position w:val="-1"/>
      <w:sz w:val="20"/>
      <w:szCs w:val="24"/>
      <w:lang w:val="en-US" w:eastAsia="en-NZ" w:bidi="he-IL"/>
    </w:rPr>
  </w:style>
  <w:style w:type="character" w:customStyle="1" w:styleId="Ttulo4Car">
    <w:name w:val="Título 4 Car"/>
    <w:basedOn w:val="Fuentedeprrafopredeter"/>
    <w:link w:val="Ttulo4"/>
    <w:uiPriority w:val="9"/>
    <w:semiHidden/>
    <w:rsid w:val="002867CE"/>
    <w:rPr>
      <w:rFonts w:ascii="Times New Roman" w:eastAsia="Times New Roman" w:hAnsi="Times New Roman" w:cs="Times New Roman"/>
      <w:i/>
      <w:kern w:val="2"/>
      <w:position w:val="-1"/>
      <w:sz w:val="20"/>
      <w:szCs w:val="24"/>
      <w:lang w:val="en-US" w:eastAsia="ko-KR"/>
    </w:rPr>
  </w:style>
  <w:style w:type="character" w:customStyle="1" w:styleId="Ttulo5Car">
    <w:name w:val="Título 5 Car"/>
    <w:basedOn w:val="Fuentedeprrafopredeter"/>
    <w:link w:val="Ttulo5"/>
    <w:uiPriority w:val="9"/>
    <w:semiHidden/>
    <w:rsid w:val="002867CE"/>
    <w:rPr>
      <w:rFonts w:ascii="Times New Roman" w:eastAsia="Times New Roman" w:hAnsi="Times New Roman" w:cs="Times New Roman"/>
      <w:b/>
      <w:position w:val="-1"/>
      <w:sz w:val="20"/>
      <w:szCs w:val="20"/>
      <w:lang w:val="en-US"/>
    </w:rPr>
  </w:style>
  <w:style w:type="character" w:customStyle="1" w:styleId="Ttulo6Car">
    <w:name w:val="Título 6 Car"/>
    <w:basedOn w:val="Fuentedeprrafopredeter"/>
    <w:link w:val="Ttulo6"/>
    <w:uiPriority w:val="9"/>
    <w:semiHidden/>
    <w:rsid w:val="002867CE"/>
    <w:rPr>
      <w:rFonts w:ascii="Times New Roman" w:eastAsia="Times New Roman" w:hAnsi="Times New Roman" w:cs="Times New Roman"/>
      <w:i/>
      <w:position w:val="-1"/>
      <w:szCs w:val="20"/>
      <w:lang w:val="en-US"/>
    </w:rPr>
  </w:style>
  <w:style w:type="character" w:customStyle="1" w:styleId="Ttulo7Car">
    <w:name w:val="Título 7 Car"/>
    <w:basedOn w:val="Fuentedeprrafopredeter"/>
    <w:link w:val="Ttulo7"/>
    <w:rsid w:val="002867CE"/>
    <w:rPr>
      <w:rFonts w:ascii="Arial" w:eastAsia="Times New Roman" w:hAnsi="Arial" w:cs="Times New Roman"/>
      <w:position w:val="-1"/>
      <w:sz w:val="20"/>
      <w:szCs w:val="20"/>
      <w:lang w:val="en-US"/>
    </w:rPr>
  </w:style>
  <w:style w:type="character" w:customStyle="1" w:styleId="Ttulo8Car">
    <w:name w:val="Título 8 Car"/>
    <w:basedOn w:val="Fuentedeprrafopredeter"/>
    <w:link w:val="Ttulo8"/>
    <w:rsid w:val="002867CE"/>
    <w:rPr>
      <w:rFonts w:ascii="Arial" w:eastAsia="Times New Roman" w:hAnsi="Arial" w:cs="Times New Roman"/>
      <w:i/>
      <w:position w:val="-1"/>
      <w:sz w:val="20"/>
      <w:szCs w:val="20"/>
      <w:lang w:val="en-US"/>
    </w:rPr>
  </w:style>
  <w:style w:type="character" w:customStyle="1" w:styleId="Ttulo9Car">
    <w:name w:val="Título 9 Car"/>
    <w:basedOn w:val="Fuentedeprrafopredeter"/>
    <w:link w:val="Ttulo9"/>
    <w:rsid w:val="002867CE"/>
    <w:rPr>
      <w:rFonts w:ascii="Arial" w:eastAsia="Times New Roman" w:hAnsi="Arial" w:cs="Times New Roman"/>
      <w:b/>
      <w:i/>
      <w:position w:val="-1"/>
      <w:sz w:val="18"/>
      <w:szCs w:val="20"/>
      <w:lang w:val="en-US"/>
    </w:rPr>
  </w:style>
  <w:style w:type="table" w:customStyle="1" w:styleId="TableNormal0">
    <w:name w:val="Table Normal"/>
    <w:rsid w:val="002867CE"/>
    <w:pPr>
      <w:spacing w:line="240" w:lineRule="auto"/>
    </w:pPr>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2867CE"/>
    <w:rPr>
      <w:rFonts w:ascii="Garamond" w:eastAsia="Times New Roman" w:hAnsi="Garamond" w:cs="Times New Roman"/>
      <w:b/>
      <w:position w:val="-1"/>
      <w:sz w:val="28"/>
      <w:szCs w:val="20"/>
      <w:lang w:val="en-US"/>
    </w:rPr>
  </w:style>
  <w:style w:type="paragraph" w:styleId="Mapadeldocumento">
    <w:name w:val="Document Map"/>
    <w:basedOn w:val="Normal"/>
    <w:link w:val="MapadeldocumentoCar"/>
    <w:rsid w:val="002867CE"/>
    <w:pPr>
      <w:shd w:val="clear" w:color="auto" w:fill="000080"/>
    </w:pPr>
    <w:rPr>
      <w:rFonts w:ascii="Tahoma" w:hAnsi="Tahoma"/>
    </w:rPr>
  </w:style>
  <w:style w:type="character" w:customStyle="1" w:styleId="MapadeldocumentoCar">
    <w:name w:val="Mapa del documento Car"/>
    <w:basedOn w:val="Fuentedeprrafopredeter"/>
    <w:link w:val="Mapadeldocumento"/>
    <w:rsid w:val="002867CE"/>
    <w:rPr>
      <w:rFonts w:ascii="Tahoma" w:eastAsia="Times New Roman" w:hAnsi="Tahoma" w:cs="Times New Roman"/>
      <w:position w:val="-1"/>
      <w:sz w:val="20"/>
      <w:szCs w:val="20"/>
      <w:shd w:val="clear" w:color="auto" w:fill="000080"/>
      <w:lang w:val="en-US"/>
    </w:rPr>
  </w:style>
  <w:style w:type="paragraph" w:styleId="TDC1">
    <w:name w:val="toc 1"/>
    <w:basedOn w:val="Normal"/>
    <w:next w:val="Normal"/>
    <w:rsid w:val="002867CE"/>
    <w:pPr>
      <w:spacing w:before="360" w:after="360"/>
    </w:pPr>
    <w:rPr>
      <w:b/>
      <w:caps/>
      <w:sz w:val="22"/>
      <w:u w:val="single"/>
    </w:rPr>
  </w:style>
  <w:style w:type="paragraph" w:styleId="TDC2">
    <w:name w:val="toc 2"/>
    <w:basedOn w:val="Normal"/>
    <w:next w:val="Normal"/>
    <w:rsid w:val="002867CE"/>
    <w:rPr>
      <w:b/>
      <w:smallCaps/>
      <w:sz w:val="22"/>
    </w:rPr>
  </w:style>
  <w:style w:type="paragraph" w:styleId="TDC3">
    <w:name w:val="toc 3"/>
    <w:basedOn w:val="Normal"/>
    <w:next w:val="Normal"/>
    <w:rsid w:val="002867CE"/>
    <w:rPr>
      <w:smallCaps/>
      <w:sz w:val="22"/>
    </w:rPr>
  </w:style>
  <w:style w:type="paragraph" w:styleId="TDC4">
    <w:name w:val="toc 4"/>
    <w:basedOn w:val="Normal"/>
    <w:next w:val="Normal"/>
    <w:rsid w:val="002867CE"/>
    <w:rPr>
      <w:sz w:val="22"/>
    </w:rPr>
  </w:style>
  <w:style w:type="paragraph" w:styleId="TDC5">
    <w:name w:val="toc 5"/>
    <w:basedOn w:val="Normal"/>
    <w:next w:val="Normal"/>
    <w:rsid w:val="002867CE"/>
    <w:rPr>
      <w:sz w:val="22"/>
    </w:rPr>
  </w:style>
  <w:style w:type="paragraph" w:styleId="TDC6">
    <w:name w:val="toc 6"/>
    <w:basedOn w:val="Normal"/>
    <w:next w:val="Normal"/>
    <w:rsid w:val="002867CE"/>
    <w:rPr>
      <w:sz w:val="22"/>
    </w:rPr>
  </w:style>
  <w:style w:type="paragraph" w:styleId="TDC7">
    <w:name w:val="toc 7"/>
    <w:basedOn w:val="Normal"/>
    <w:next w:val="Normal"/>
    <w:rsid w:val="002867CE"/>
    <w:rPr>
      <w:sz w:val="22"/>
    </w:rPr>
  </w:style>
  <w:style w:type="paragraph" w:styleId="TDC8">
    <w:name w:val="toc 8"/>
    <w:basedOn w:val="Normal"/>
    <w:next w:val="Normal"/>
    <w:rsid w:val="002867CE"/>
    <w:rPr>
      <w:sz w:val="22"/>
    </w:rPr>
  </w:style>
  <w:style w:type="paragraph" w:styleId="TDC9">
    <w:name w:val="toc 9"/>
    <w:basedOn w:val="Normal"/>
    <w:next w:val="Normal"/>
    <w:rsid w:val="002867CE"/>
    <w:rPr>
      <w:sz w:val="22"/>
    </w:rPr>
  </w:style>
  <w:style w:type="paragraph" w:customStyle="1" w:styleId="Encabezadoh">
    <w:name w:val="Encabezado;h"/>
    <w:rsid w:val="002867CE"/>
    <w:pPr>
      <w:tabs>
        <w:tab w:val="center" w:pos="4153"/>
        <w:tab w:val="right" w:pos="8306"/>
      </w:tabs>
      <w:suppressAutoHyphens/>
      <w:spacing w:line="1" w:lineRule="atLeast"/>
      <w:ind w:leftChars="-1" w:left="-1" w:hangingChars="1"/>
      <w:jc w:val="both"/>
      <w:textDirection w:val="btLr"/>
      <w:textAlignment w:val="top"/>
      <w:outlineLvl w:val="0"/>
    </w:pPr>
    <w:rPr>
      <w:kern w:val="28"/>
      <w:position w:val="-1"/>
    </w:rPr>
  </w:style>
  <w:style w:type="paragraph" w:styleId="Piedepgina">
    <w:name w:val="footer"/>
    <w:basedOn w:val="Normal"/>
    <w:link w:val="PiedepginaCar"/>
    <w:rsid w:val="002867CE"/>
    <w:rPr>
      <w:kern w:val="28"/>
    </w:rPr>
  </w:style>
  <w:style w:type="character" w:customStyle="1" w:styleId="PiedepginaCar">
    <w:name w:val="Pie de página Car"/>
    <w:basedOn w:val="Fuentedeprrafopredeter"/>
    <w:link w:val="Piedepgina"/>
    <w:rsid w:val="002867CE"/>
    <w:rPr>
      <w:rFonts w:ascii="Times New Roman" w:eastAsia="Times New Roman" w:hAnsi="Times New Roman" w:cs="Times New Roman"/>
      <w:kern w:val="28"/>
      <w:position w:val="-1"/>
      <w:sz w:val="20"/>
      <w:szCs w:val="20"/>
      <w:lang w:val="en-US"/>
    </w:rPr>
  </w:style>
  <w:style w:type="character" w:styleId="Nmerodepgina">
    <w:name w:val="page number"/>
    <w:basedOn w:val="Fuentedeprrafopredeter"/>
    <w:rsid w:val="002867CE"/>
    <w:rPr>
      <w:w w:val="100"/>
      <w:position w:val="-1"/>
      <w:effect w:val="none"/>
      <w:vertAlign w:val="baseline"/>
      <w:cs w:val="0"/>
      <w:em w:val="none"/>
    </w:rPr>
  </w:style>
  <w:style w:type="paragraph" w:styleId="Textoindependiente">
    <w:name w:val="Body Text"/>
    <w:basedOn w:val="Normal"/>
    <w:link w:val="TextoindependienteCar"/>
    <w:rsid w:val="002867CE"/>
    <w:rPr>
      <w:kern w:val="28"/>
      <w:sz w:val="24"/>
    </w:rPr>
  </w:style>
  <w:style w:type="character" w:customStyle="1" w:styleId="TextoindependienteCar">
    <w:name w:val="Texto independiente Car"/>
    <w:basedOn w:val="Fuentedeprrafopredeter"/>
    <w:link w:val="Textoindependiente"/>
    <w:rsid w:val="002867CE"/>
    <w:rPr>
      <w:rFonts w:ascii="Times New Roman" w:eastAsia="Times New Roman" w:hAnsi="Times New Roman" w:cs="Times New Roman"/>
      <w:kern w:val="28"/>
      <w:position w:val="-1"/>
      <w:sz w:val="24"/>
      <w:szCs w:val="20"/>
      <w:lang w:val="en-US"/>
    </w:rPr>
  </w:style>
  <w:style w:type="paragraph" w:customStyle="1" w:styleId="H2">
    <w:name w:val="H2"/>
    <w:basedOn w:val="Normal"/>
    <w:next w:val="Normal"/>
    <w:rsid w:val="002867CE"/>
    <w:pPr>
      <w:keepNext/>
      <w:spacing w:before="100" w:after="100"/>
      <w:outlineLvl w:val="2"/>
    </w:pPr>
    <w:rPr>
      <w:b/>
      <w:snapToGrid w:val="0"/>
      <w:sz w:val="36"/>
    </w:rPr>
  </w:style>
  <w:style w:type="paragraph" w:customStyle="1" w:styleId="H3">
    <w:name w:val="H3"/>
    <w:basedOn w:val="Normal"/>
    <w:next w:val="Normal"/>
    <w:rsid w:val="002867CE"/>
    <w:pPr>
      <w:keepNext/>
      <w:spacing w:before="100" w:after="100"/>
      <w:outlineLvl w:val="3"/>
    </w:pPr>
    <w:rPr>
      <w:b/>
      <w:snapToGrid w:val="0"/>
      <w:sz w:val="28"/>
    </w:rPr>
  </w:style>
  <w:style w:type="character" w:styleId="Hipervnculo">
    <w:name w:val="Hyperlink"/>
    <w:rsid w:val="002867CE"/>
    <w:rPr>
      <w:color w:val="0000FF"/>
      <w:w w:val="100"/>
      <w:position w:val="-1"/>
      <w:u w:val="single"/>
      <w:effect w:val="none"/>
      <w:vertAlign w:val="baseline"/>
      <w:cs w:val="0"/>
      <w:em w:val="none"/>
    </w:rPr>
  </w:style>
  <w:style w:type="character" w:styleId="Hipervnculovisitado">
    <w:name w:val="FollowedHyperlink"/>
    <w:rsid w:val="002867CE"/>
    <w:rPr>
      <w:color w:val="800080"/>
      <w:w w:val="100"/>
      <w:position w:val="-1"/>
      <w:u w:val="single"/>
      <w:effect w:val="none"/>
      <w:vertAlign w:val="baseline"/>
      <w:cs w:val="0"/>
      <w:em w:val="none"/>
    </w:rPr>
  </w:style>
  <w:style w:type="paragraph" w:customStyle="1" w:styleId="H4">
    <w:name w:val="H4"/>
    <w:basedOn w:val="Normal"/>
    <w:next w:val="Normal"/>
    <w:rsid w:val="002867CE"/>
    <w:pPr>
      <w:keepNext/>
      <w:spacing w:before="100" w:after="100"/>
      <w:outlineLvl w:val="4"/>
    </w:pPr>
    <w:rPr>
      <w:b/>
      <w:snapToGrid w:val="0"/>
      <w:sz w:val="24"/>
    </w:rPr>
  </w:style>
  <w:style w:type="paragraph" w:customStyle="1" w:styleId="Blockquote">
    <w:name w:val="Blockquote"/>
    <w:basedOn w:val="Normal"/>
    <w:rsid w:val="002867CE"/>
    <w:pPr>
      <w:spacing w:before="100" w:after="100"/>
      <w:ind w:left="360" w:right="360"/>
    </w:pPr>
    <w:rPr>
      <w:snapToGrid w:val="0"/>
      <w:sz w:val="24"/>
    </w:rPr>
  </w:style>
  <w:style w:type="paragraph" w:styleId="Textosinformato">
    <w:name w:val="Plain Text"/>
    <w:basedOn w:val="Normal"/>
    <w:link w:val="TextosinformatoCar"/>
    <w:rsid w:val="002867CE"/>
    <w:rPr>
      <w:rFonts w:ascii="Courier New" w:hAnsi="Courier New"/>
    </w:rPr>
  </w:style>
  <w:style w:type="character" w:customStyle="1" w:styleId="TextosinformatoCar">
    <w:name w:val="Texto sin formato Car"/>
    <w:basedOn w:val="Fuentedeprrafopredeter"/>
    <w:link w:val="Textosinformato"/>
    <w:rsid w:val="002867CE"/>
    <w:rPr>
      <w:rFonts w:ascii="Courier New" w:eastAsia="Times New Roman" w:hAnsi="Courier New" w:cs="Times New Roman"/>
      <w:position w:val="-1"/>
      <w:sz w:val="20"/>
      <w:szCs w:val="20"/>
      <w:lang w:val="en-US"/>
    </w:rPr>
  </w:style>
  <w:style w:type="paragraph" w:styleId="Textoindependiente2">
    <w:name w:val="Body Text 2"/>
    <w:basedOn w:val="Normal"/>
    <w:link w:val="Textoindependiente2Car"/>
    <w:rsid w:val="002867CE"/>
    <w:rPr>
      <w:sz w:val="18"/>
    </w:rPr>
  </w:style>
  <w:style w:type="character" w:customStyle="1" w:styleId="Textoindependiente2Car">
    <w:name w:val="Texto independiente 2 Car"/>
    <w:basedOn w:val="Fuentedeprrafopredeter"/>
    <w:link w:val="Textoindependiente2"/>
    <w:rsid w:val="002867CE"/>
    <w:rPr>
      <w:rFonts w:ascii="Times New Roman" w:eastAsia="Times New Roman" w:hAnsi="Times New Roman" w:cs="Times New Roman"/>
      <w:position w:val="-1"/>
      <w:sz w:val="18"/>
      <w:szCs w:val="20"/>
      <w:lang w:val="en-US"/>
    </w:rPr>
  </w:style>
  <w:style w:type="paragraph" w:customStyle="1" w:styleId="Affiliation">
    <w:name w:val="Affiliation"/>
    <w:rsid w:val="002867CE"/>
    <w:pPr>
      <w:suppressAutoHyphens/>
      <w:spacing w:line="1" w:lineRule="atLeast"/>
      <w:ind w:leftChars="-1" w:left="-1" w:hangingChars="1"/>
      <w:jc w:val="center"/>
      <w:textDirection w:val="btLr"/>
      <w:textAlignment w:val="top"/>
      <w:outlineLvl w:val="0"/>
    </w:pPr>
    <w:rPr>
      <w:color w:val="000000"/>
      <w:position w:val="-1"/>
    </w:rPr>
  </w:style>
  <w:style w:type="paragraph" w:customStyle="1" w:styleId="Bodytext1">
    <w:name w:val="Body text 1"/>
    <w:basedOn w:val="Normal"/>
    <w:rsid w:val="002867CE"/>
    <w:pPr>
      <w:spacing w:line="280" w:lineRule="atLeast"/>
    </w:pPr>
    <w:rPr>
      <w:rFonts w:ascii="MS Serif" w:hAnsi="MS Serif"/>
      <w:color w:val="000000"/>
      <w:sz w:val="18"/>
    </w:rPr>
  </w:style>
  <w:style w:type="paragraph" w:customStyle="1" w:styleId="ref-text">
    <w:name w:val="ref-text"/>
    <w:basedOn w:val="Textoindependiente"/>
    <w:rsid w:val="002867CE"/>
    <w:pPr>
      <w:spacing w:before="120"/>
      <w:ind w:left="567" w:hanging="567"/>
    </w:pPr>
    <w:rPr>
      <w:rFonts w:ascii="MS Serif" w:hAnsi="MS Serif"/>
      <w:sz w:val="18"/>
      <w:lang w:val="en-GB"/>
    </w:rPr>
  </w:style>
  <w:style w:type="paragraph" w:styleId="Sangradetextonormal">
    <w:name w:val="Body Text Indent"/>
    <w:basedOn w:val="Normal"/>
    <w:link w:val="SangradetextonormalCar"/>
    <w:rsid w:val="002867CE"/>
    <w:pPr>
      <w:ind w:firstLine="720"/>
    </w:pPr>
    <w:rPr>
      <w:sz w:val="24"/>
    </w:rPr>
  </w:style>
  <w:style w:type="character" w:customStyle="1" w:styleId="SangradetextonormalCar">
    <w:name w:val="Sangría de texto normal Car"/>
    <w:basedOn w:val="Fuentedeprrafopredeter"/>
    <w:link w:val="Sangradetextonormal"/>
    <w:rsid w:val="002867CE"/>
    <w:rPr>
      <w:rFonts w:ascii="Times New Roman" w:eastAsia="Times New Roman" w:hAnsi="Times New Roman" w:cs="Times New Roman"/>
      <w:position w:val="-1"/>
      <w:sz w:val="24"/>
      <w:szCs w:val="20"/>
      <w:lang w:val="en-US"/>
    </w:rPr>
  </w:style>
  <w:style w:type="character" w:styleId="Refdenotaalfinal">
    <w:name w:val="endnote reference"/>
    <w:rsid w:val="002867CE"/>
    <w:rPr>
      <w:w w:val="100"/>
      <w:position w:val="-1"/>
      <w:effect w:val="none"/>
      <w:vertAlign w:val="superscript"/>
      <w:cs w:val="0"/>
      <w:em w:val="none"/>
    </w:rPr>
  </w:style>
  <w:style w:type="paragraph" w:styleId="Sangra3detindependiente">
    <w:name w:val="Body Text Indent 3"/>
    <w:basedOn w:val="Normal"/>
    <w:link w:val="Sangra3detindependienteCar"/>
    <w:rsid w:val="002867CE"/>
    <w:pPr>
      <w:spacing w:line="480" w:lineRule="auto"/>
      <w:ind w:firstLine="720"/>
    </w:pPr>
    <w:rPr>
      <w:sz w:val="24"/>
    </w:rPr>
  </w:style>
  <w:style w:type="character" w:customStyle="1" w:styleId="Sangra3detindependienteCar">
    <w:name w:val="Sangría 3 de t. independiente Car"/>
    <w:basedOn w:val="Fuentedeprrafopredeter"/>
    <w:link w:val="Sangra3detindependiente"/>
    <w:rsid w:val="002867CE"/>
    <w:rPr>
      <w:rFonts w:ascii="Times New Roman" w:eastAsia="Times New Roman" w:hAnsi="Times New Roman" w:cs="Times New Roman"/>
      <w:position w:val="-1"/>
      <w:sz w:val="24"/>
      <w:szCs w:val="20"/>
      <w:lang w:val="en-US"/>
    </w:rPr>
  </w:style>
  <w:style w:type="character" w:styleId="Textoennegrita">
    <w:name w:val="Strong"/>
    <w:rsid w:val="002867CE"/>
    <w:rPr>
      <w:b/>
      <w:w w:val="100"/>
      <w:position w:val="-1"/>
      <w:effect w:val="none"/>
      <w:vertAlign w:val="baseline"/>
      <w:cs w:val="0"/>
      <w:em w:val="none"/>
    </w:rPr>
  </w:style>
  <w:style w:type="paragraph" w:customStyle="1" w:styleId="DescripcinTFCaptionCharCharChar">
    <w:name w:val="Descripción;TF;Caption Char Char Char"/>
    <w:next w:val="Normal"/>
    <w:rsid w:val="002867CE"/>
    <w:pPr>
      <w:suppressAutoHyphens/>
      <w:spacing w:line="1" w:lineRule="atLeast"/>
      <w:ind w:leftChars="-1" w:left="-1" w:hangingChars="1"/>
      <w:jc w:val="center"/>
      <w:textDirection w:val="btLr"/>
      <w:textAlignment w:val="top"/>
      <w:outlineLvl w:val="0"/>
    </w:pPr>
    <w:rPr>
      <w:rFonts w:ascii="Garamond" w:eastAsia="Batang" w:hAnsi="Garamond"/>
      <w:b/>
      <w:color w:val="000000"/>
      <w:kern w:val="2"/>
      <w:position w:val="-1"/>
      <w:sz w:val="28"/>
      <w:szCs w:val="24"/>
      <w:lang w:eastAsia="ko-KR"/>
    </w:rPr>
  </w:style>
  <w:style w:type="paragraph" w:styleId="Textoindependiente3">
    <w:name w:val="Body Text 3"/>
    <w:basedOn w:val="Normal"/>
    <w:link w:val="Textoindependiente3Car"/>
    <w:rsid w:val="002867CE"/>
    <w:rPr>
      <w:color w:val="FF0000"/>
      <w:sz w:val="24"/>
    </w:rPr>
  </w:style>
  <w:style w:type="character" w:customStyle="1" w:styleId="Textoindependiente3Car">
    <w:name w:val="Texto independiente 3 Car"/>
    <w:basedOn w:val="Fuentedeprrafopredeter"/>
    <w:link w:val="Textoindependiente3"/>
    <w:rsid w:val="002867CE"/>
    <w:rPr>
      <w:rFonts w:ascii="Times New Roman" w:eastAsia="Times New Roman" w:hAnsi="Times New Roman" w:cs="Times New Roman"/>
      <w:color w:val="FF0000"/>
      <w:position w:val="-1"/>
      <w:sz w:val="24"/>
      <w:szCs w:val="20"/>
      <w:lang w:val="en-US"/>
    </w:rPr>
  </w:style>
  <w:style w:type="paragraph" w:styleId="Sangra2detindependiente">
    <w:name w:val="Body Text Indent 2"/>
    <w:basedOn w:val="Normal"/>
    <w:link w:val="Sangra2detindependienteCar"/>
    <w:rsid w:val="002867CE"/>
    <w:pPr>
      <w:ind w:left="720"/>
    </w:pPr>
    <w:rPr>
      <w:sz w:val="24"/>
    </w:rPr>
  </w:style>
  <w:style w:type="character" w:customStyle="1" w:styleId="Sangra2detindependienteCar">
    <w:name w:val="Sangría 2 de t. independiente Car"/>
    <w:basedOn w:val="Fuentedeprrafopredeter"/>
    <w:link w:val="Sangra2detindependiente"/>
    <w:rsid w:val="002867CE"/>
    <w:rPr>
      <w:rFonts w:ascii="Times New Roman" w:eastAsia="Times New Roman" w:hAnsi="Times New Roman" w:cs="Times New Roman"/>
      <w:position w:val="-1"/>
      <w:sz w:val="24"/>
      <w:szCs w:val="20"/>
      <w:lang w:val="en-US"/>
    </w:rPr>
  </w:style>
  <w:style w:type="paragraph" w:customStyle="1" w:styleId="HTMLBody">
    <w:name w:val="HTML Body"/>
    <w:rsid w:val="002867CE"/>
    <w:pPr>
      <w:suppressAutoHyphens/>
      <w:spacing w:line="1" w:lineRule="atLeast"/>
      <w:ind w:leftChars="-1" w:left="-1" w:hangingChars="1"/>
      <w:textDirection w:val="btLr"/>
      <w:textAlignment w:val="top"/>
      <w:outlineLvl w:val="0"/>
    </w:pPr>
    <w:rPr>
      <w:rFonts w:ascii="Arial" w:hAnsi="Arial"/>
      <w:snapToGrid w:val="0"/>
      <w:position w:val="-1"/>
    </w:rPr>
  </w:style>
  <w:style w:type="character" w:styleId="nfasis">
    <w:name w:val="Emphasis"/>
    <w:uiPriority w:val="20"/>
    <w:qFormat/>
    <w:rsid w:val="002867CE"/>
    <w:rPr>
      <w:i/>
      <w:w w:val="100"/>
      <w:position w:val="-1"/>
      <w:effect w:val="none"/>
      <w:vertAlign w:val="baseline"/>
      <w:cs w:val="0"/>
      <w:em w:val="none"/>
    </w:rPr>
  </w:style>
  <w:style w:type="paragraph" w:styleId="Textonotapie">
    <w:name w:val="footnote text"/>
    <w:basedOn w:val="Normal"/>
    <w:link w:val="TextonotapieCar"/>
    <w:rsid w:val="002867CE"/>
  </w:style>
  <w:style w:type="character" w:customStyle="1" w:styleId="TextonotapieCar">
    <w:name w:val="Texto nota pie Car"/>
    <w:basedOn w:val="Fuentedeprrafopredeter"/>
    <w:link w:val="Textonotapie"/>
    <w:rsid w:val="002867CE"/>
    <w:rPr>
      <w:rFonts w:ascii="Times New Roman" w:eastAsia="Times New Roman" w:hAnsi="Times New Roman" w:cs="Times New Roman"/>
      <w:position w:val="-1"/>
      <w:sz w:val="20"/>
      <w:szCs w:val="20"/>
      <w:lang w:val="en-US"/>
    </w:rPr>
  </w:style>
  <w:style w:type="paragraph" w:styleId="Cita">
    <w:name w:val="Quote"/>
    <w:basedOn w:val="Normal"/>
    <w:link w:val="CitaCar"/>
    <w:rsid w:val="002867CE"/>
    <w:pPr>
      <w:ind w:left="567" w:right="565"/>
    </w:pPr>
  </w:style>
  <w:style w:type="character" w:customStyle="1" w:styleId="CitaCar">
    <w:name w:val="Cita Car"/>
    <w:basedOn w:val="Fuentedeprrafopredeter"/>
    <w:link w:val="Cita"/>
    <w:rsid w:val="002867CE"/>
    <w:rPr>
      <w:rFonts w:ascii="Times New Roman" w:eastAsia="Times New Roman" w:hAnsi="Times New Roman" w:cs="Times New Roman"/>
      <w:position w:val="-1"/>
      <w:sz w:val="20"/>
      <w:szCs w:val="20"/>
      <w:lang w:val="en-US"/>
    </w:rPr>
  </w:style>
  <w:style w:type="paragraph" w:customStyle="1" w:styleId="Author">
    <w:name w:val="Author"/>
    <w:basedOn w:val="Normal"/>
    <w:rsid w:val="002867CE"/>
    <w:pPr>
      <w:overflowPunct w:val="0"/>
      <w:adjustRightInd w:val="0"/>
      <w:jc w:val="center"/>
      <w:textAlignment w:val="baseline"/>
    </w:pPr>
    <w:rPr>
      <w:b/>
      <w:color w:val="000000"/>
      <w:sz w:val="24"/>
      <w:lang w:eastAsia="en-NZ" w:bidi="he-IL"/>
    </w:rPr>
  </w:style>
  <w:style w:type="paragraph" w:customStyle="1" w:styleId="abscontent">
    <w:name w:val="abs_content"/>
    <w:rsid w:val="002867CE"/>
    <w:pPr>
      <w:suppressAutoHyphens/>
      <w:spacing w:line="1" w:lineRule="atLeast"/>
      <w:ind w:leftChars="-1" w:left="567" w:right="709" w:hangingChars="1"/>
      <w:jc w:val="both"/>
      <w:textDirection w:val="btLr"/>
      <w:textAlignment w:val="top"/>
      <w:outlineLvl w:val="0"/>
    </w:pPr>
    <w:rPr>
      <w:position w:val="-1"/>
      <w:sz w:val="18"/>
    </w:rPr>
  </w:style>
  <w:style w:type="paragraph" w:customStyle="1" w:styleId="abstitle">
    <w:name w:val="abs_title"/>
    <w:rsid w:val="002867CE"/>
    <w:pPr>
      <w:suppressAutoHyphens/>
      <w:overflowPunct w:val="0"/>
      <w:autoSpaceDE w:val="0"/>
      <w:autoSpaceDN w:val="0"/>
      <w:adjustRightInd w:val="0"/>
      <w:spacing w:line="1" w:lineRule="atLeast"/>
      <w:ind w:leftChars="-1" w:left="-1" w:hangingChars="1"/>
      <w:textDirection w:val="btLr"/>
      <w:textAlignment w:val="baseline"/>
      <w:outlineLvl w:val="0"/>
    </w:pPr>
    <w:rPr>
      <w:b/>
      <w:caps/>
      <w:color w:val="000000"/>
      <w:kern w:val="2"/>
      <w:position w:val="-1"/>
      <w:szCs w:val="24"/>
      <w:lang w:eastAsia="en-NZ" w:bidi="he-IL"/>
    </w:rPr>
  </w:style>
  <w:style w:type="paragraph" w:customStyle="1" w:styleId="keywordstitle">
    <w:name w:val="keywords_title"/>
    <w:rsid w:val="002867CE"/>
    <w:pPr>
      <w:suppressAutoHyphens/>
      <w:overflowPunct w:val="0"/>
      <w:autoSpaceDE w:val="0"/>
      <w:autoSpaceDN w:val="0"/>
      <w:adjustRightInd w:val="0"/>
      <w:spacing w:line="1" w:lineRule="atLeast"/>
      <w:ind w:leftChars="-1" w:left="-1" w:hangingChars="1"/>
      <w:textDirection w:val="btLr"/>
      <w:textAlignment w:val="baseline"/>
      <w:outlineLvl w:val="0"/>
    </w:pPr>
    <w:rPr>
      <w:b/>
      <w:color w:val="000000"/>
      <w:kern w:val="2"/>
      <w:position w:val="-1"/>
      <w:szCs w:val="24"/>
      <w:lang w:eastAsia="en-NZ" w:bidi="he-IL"/>
    </w:rPr>
  </w:style>
  <w:style w:type="character" w:customStyle="1" w:styleId="keywordstitleChar">
    <w:name w:val="keywords_title Char"/>
    <w:rsid w:val="002867CE"/>
    <w:rPr>
      <w:b/>
      <w:color w:val="000000"/>
      <w:w w:val="100"/>
      <w:kern w:val="2"/>
      <w:position w:val="-1"/>
      <w:szCs w:val="24"/>
      <w:effect w:val="none"/>
      <w:vertAlign w:val="baseline"/>
      <w:cs w:val="0"/>
      <w:em w:val="none"/>
      <w:lang w:val="en-US" w:eastAsia="en-NZ" w:bidi="he-IL"/>
    </w:rPr>
  </w:style>
  <w:style w:type="paragraph" w:customStyle="1" w:styleId="keywordscontent">
    <w:name w:val="keywords_content"/>
    <w:basedOn w:val="Normal"/>
    <w:rsid w:val="002867CE"/>
    <w:pPr>
      <w:overflowPunct w:val="0"/>
      <w:adjustRightInd w:val="0"/>
      <w:ind w:left="573" w:right="720"/>
      <w:textAlignment w:val="baseline"/>
    </w:pPr>
    <w:rPr>
      <w:color w:val="000000"/>
      <w:spacing w:val="-3"/>
      <w:kern w:val="28"/>
      <w:sz w:val="18"/>
      <w:lang w:eastAsia="en-NZ" w:bidi="he-IL"/>
    </w:rPr>
  </w:style>
  <w:style w:type="character" w:customStyle="1" w:styleId="keywordscontentChar">
    <w:name w:val="keywords_content Char"/>
    <w:rsid w:val="002867CE"/>
    <w:rPr>
      <w:color w:val="000000"/>
      <w:spacing w:val="-3"/>
      <w:w w:val="100"/>
      <w:kern w:val="28"/>
      <w:position w:val="-1"/>
      <w:sz w:val="18"/>
      <w:effect w:val="none"/>
      <w:vertAlign w:val="baseline"/>
      <w:cs w:val="0"/>
      <w:em w:val="none"/>
      <w:lang w:val="en-US" w:eastAsia="en-NZ" w:bidi="he-IL"/>
    </w:rPr>
  </w:style>
  <w:style w:type="paragraph" w:customStyle="1" w:styleId="manuscriptreceived">
    <w:name w:val="manuscript_received"/>
    <w:basedOn w:val="Normal"/>
    <w:rsid w:val="002867CE"/>
    <w:rPr>
      <w:sz w:val="18"/>
    </w:rPr>
  </w:style>
  <w:style w:type="paragraph" w:styleId="Textodeglobo">
    <w:name w:val="Balloon Text"/>
    <w:basedOn w:val="Normal"/>
    <w:link w:val="TextodegloboCar"/>
    <w:rsid w:val="002867CE"/>
    <w:rPr>
      <w:rFonts w:ascii="Tahoma" w:hAnsi="Tahoma"/>
      <w:sz w:val="16"/>
      <w:szCs w:val="16"/>
    </w:rPr>
  </w:style>
  <w:style w:type="character" w:customStyle="1" w:styleId="TextodegloboCar">
    <w:name w:val="Texto de globo Car"/>
    <w:basedOn w:val="Fuentedeprrafopredeter"/>
    <w:link w:val="Textodeglobo"/>
    <w:rsid w:val="002867CE"/>
    <w:rPr>
      <w:rFonts w:ascii="Tahoma" w:eastAsia="Times New Roman" w:hAnsi="Tahoma" w:cs="Times New Roman"/>
      <w:position w:val="-1"/>
      <w:sz w:val="16"/>
      <w:szCs w:val="16"/>
      <w:lang w:val="en-US"/>
    </w:rPr>
  </w:style>
  <w:style w:type="table" w:styleId="Tablaconcuadrcula">
    <w:name w:val="Table Grid"/>
    <w:basedOn w:val="Tablanormal"/>
    <w:uiPriority w:val="39"/>
    <w:rsid w:val="002867CE"/>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TSNormal">
    <w:name w:val="ET&amp;S_Normal"/>
    <w:rsid w:val="002867CE"/>
    <w:pPr>
      <w:suppressAutoHyphens/>
      <w:overflowPunct w:val="0"/>
      <w:autoSpaceDE w:val="0"/>
      <w:autoSpaceDN w:val="0"/>
      <w:adjustRightInd w:val="0"/>
      <w:spacing w:line="1" w:lineRule="atLeast"/>
      <w:ind w:leftChars="-1" w:left="-1" w:hangingChars="1"/>
      <w:jc w:val="both"/>
      <w:textDirection w:val="btLr"/>
      <w:textAlignment w:val="baseline"/>
      <w:outlineLvl w:val="0"/>
    </w:pPr>
    <w:rPr>
      <w:color w:val="000000"/>
      <w:kern w:val="28"/>
      <w:position w:val="-1"/>
      <w:lang w:eastAsia="en-NZ" w:bidi="he-IL"/>
    </w:rPr>
  </w:style>
  <w:style w:type="paragraph" w:styleId="NormalWeb">
    <w:name w:val="Normal (Web)"/>
    <w:rsid w:val="002867CE"/>
    <w:pPr>
      <w:suppressAutoHyphens/>
      <w:spacing w:before="100" w:beforeAutospacing="1" w:after="100" w:afterAutospacing="1" w:line="1" w:lineRule="atLeast"/>
      <w:ind w:leftChars="-1" w:left="-1" w:hangingChars="1"/>
      <w:jc w:val="both"/>
      <w:textDirection w:val="btLr"/>
      <w:textAlignment w:val="top"/>
      <w:outlineLvl w:val="0"/>
    </w:pPr>
    <w:rPr>
      <w:color w:val="000000"/>
      <w:position w:val="-1"/>
      <w:sz w:val="24"/>
      <w:szCs w:val="24"/>
    </w:rPr>
  </w:style>
  <w:style w:type="paragraph" w:customStyle="1" w:styleId="Style2">
    <w:name w:val="Style2"/>
    <w:basedOn w:val="DescripcinTFCaptionCharCharChar"/>
    <w:rsid w:val="002867CE"/>
    <w:rPr>
      <w:rFonts w:eastAsia="SimSun"/>
      <w:kern w:val="0"/>
      <w:lang w:eastAsia="zh-CN"/>
    </w:rPr>
  </w:style>
  <w:style w:type="paragraph" w:customStyle="1" w:styleId="Caption-b">
    <w:name w:val="Caption-b"/>
    <w:basedOn w:val="Normal"/>
    <w:next w:val="Author"/>
    <w:rsid w:val="002867CE"/>
    <w:pPr>
      <w:jc w:val="center"/>
    </w:pPr>
    <w:rPr>
      <w:rFonts w:ascii="Garamond" w:hAnsi="Garamond"/>
      <w:b/>
      <w:color w:val="000000"/>
      <w:sz w:val="28"/>
      <w:szCs w:val="28"/>
    </w:rPr>
  </w:style>
  <w:style w:type="paragraph" w:customStyle="1" w:styleId="ETSBullet">
    <w:name w:val="ET&amp;S_Bullet"/>
    <w:basedOn w:val="ETSNormal"/>
    <w:rsid w:val="002867CE"/>
    <w:rPr>
      <w:bCs/>
      <w:color w:val="auto"/>
    </w:rPr>
  </w:style>
  <w:style w:type="paragraph" w:customStyle="1" w:styleId="ETSnumber">
    <w:name w:val="ETS_number"/>
    <w:basedOn w:val="Normal"/>
    <w:rsid w:val="002867CE"/>
    <w:pPr>
      <w:numPr>
        <w:numId w:val="1"/>
      </w:numPr>
      <w:spacing w:before="60" w:after="60"/>
      <w:ind w:left="-1" w:hanging="1"/>
    </w:pPr>
  </w:style>
  <w:style w:type="paragraph" w:customStyle="1" w:styleId="ETSNumber0">
    <w:name w:val="ET&amp;S_Number"/>
    <w:basedOn w:val="ETSBullet"/>
    <w:rsid w:val="002867CE"/>
    <w:pPr>
      <w:tabs>
        <w:tab w:val="num" w:pos="720"/>
      </w:tabs>
    </w:pPr>
  </w:style>
  <w:style w:type="paragraph" w:customStyle="1" w:styleId="ETSTable">
    <w:name w:val="ETS_Table"/>
    <w:basedOn w:val="Textoindependiente"/>
    <w:rsid w:val="002867CE"/>
    <w:pPr>
      <w:framePr w:wrap="around" w:vAnchor="text" w:hAnchor="page" w:y="1"/>
      <w:spacing w:before="60" w:after="60"/>
      <w:jc w:val="center"/>
    </w:pPr>
    <w:rPr>
      <w:szCs w:val="16"/>
    </w:rPr>
  </w:style>
  <w:style w:type="character" w:customStyle="1" w:styleId="ETSTableChar">
    <w:name w:val="ETS_Table Char"/>
    <w:rsid w:val="002867CE"/>
    <w:rPr>
      <w:w w:val="100"/>
      <w:kern w:val="28"/>
      <w:position w:val="-1"/>
      <w:sz w:val="24"/>
      <w:szCs w:val="16"/>
      <w:effect w:val="none"/>
      <w:vertAlign w:val="baseline"/>
      <w:cs w:val="0"/>
      <w:em w:val="none"/>
      <w:lang w:val="en-US" w:eastAsia="en-US" w:bidi="ar-SA"/>
    </w:rPr>
  </w:style>
  <w:style w:type="paragraph" w:customStyle="1" w:styleId="ETSTable0">
    <w:name w:val="ET&amp;S_Table"/>
    <w:basedOn w:val="Sangra2detindependiente"/>
    <w:rsid w:val="002867CE"/>
    <w:pPr>
      <w:ind w:left="0"/>
      <w:jc w:val="center"/>
    </w:pPr>
    <w:rPr>
      <w:iCs/>
      <w:sz w:val="20"/>
      <w:lang w:eastAsia="zh-CN"/>
    </w:rPr>
  </w:style>
  <w:style w:type="paragraph" w:customStyle="1" w:styleId="ETSbullet-barb">
    <w:name w:val="ETS_bullet-barb"/>
    <w:basedOn w:val="ETSNormal"/>
    <w:rsid w:val="002867CE"/>
    <w:pPr>
      <w:tabs>
        <w:tab w:val="num" w:pos="720"/>
      </w:tabs>
      <w:ind w:left="400" w:hanging="400"/>
    </w:pPr>
    <w:rPr>
      <w:bCs/>
      <w:color w:val="auto"/>
    </w:rPr>
  </w:style>
  <w:style w:type="paragraph" w:customStyle="1" w:styleId="ETSblockquote">
    <w:name w:val="ET&amp;S_block quote"/>
    <w:basedOn w:val="Normal"/>
    <w:rsid w:val="002867CE"/>
    <w:pPr>
      <w:ind w:left="720"/>
    </w:pPr>
  </w:style>
  <w:style w:type="character" w:customStyle="1" w:styleId="goohl0">
    <w:name w:val="goohl0"/>
    <w:basedOn w:val="Fuentedeprrafopredeter"/>
    <w:rsid w:val="002867CE"/>
    <w:rPr>
      <w:w w:val="100"/>
      <w:position w:val="-1"/>
      <w:effect w:val="none"/>
      <w:vertAlign w:val="baseline"/>
      <w:cs w:val="0"/>
      <w:em w:val="none"/>
    </w:rPr>
  </w:style>
  <w:style w:type="character" w:customStyle="1" w:styleId="goohl1">
    <w:name w:val="goohl1"/>
    <w:basedOn w:val="Fuentedeprrafopredeter"/>
    <w:rsid w:val="002867CE"/>
    <w:rPr>
      <w:w w:val="100"/>
      <w:position w:val="-1"/>
      <w:effect w:val="none"/>
      <w:vertAlign w:val="baseline"/>
      <w:cs w:val="0"/>
      <w:em w:val="none"/>
    </w:rPr>
  </w:style>
  <w:style w:type="character" w:customStyle="1" w:styleId="goohl4">
    <w:name w:val="goohl4"/>
    <w:basedOn w:val="Fuentedeprrafopredeter"/>
    <w:rsid w:val="002867CE"/>
    <w:rPr>
      <w:w w:val="100"/>
      <w:position w:val="-1"/>
      <w:effect w:val="none"/>
      <w:vertAlign w:val="baseline"/>
      <w:cs w:val="0"/>
      <w:em w:val="none"/>
    </w:rPr>
  </w:style>
  <w:style w:type="character" w:customStyle="1" w:styleId="mediumb-text1">
    <w:name w:val="mediumb-text1"/>
    <w:rsid w:val="002867CE"/>
    <w:rPr>
      <w:rFonts w:ascii="Arial" w:hAnsi="Arial" w:cs="Arial" w:hint="default"/>
      <w:b/>
      <w:bCs/>
      <w:color w:val="000000"/>
      <w:w w:val="100"/>
      <w:position w:val="-1"/>
      <w:sz w:val="24"/>
      <w:szCs w:val="24"/>
      <w:effect w:val="none"/>
      <w:vertAlign w:val="baseline"/>
      <w:cs w:val="0"/>
      <w:em w:val="none"/>
    </w:rPr>
  </w:style>
  <w:style w:type="paragraph" w:customStyle="1" w:styleId="MainParagraph">
    <w:name w:val="Main Paragraph"/>
    <w:rsid w:val="002867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spacing w:before="60" w:after="60" w:line="240" w:lineRule="atLeast"/>
      <w:ind w:leftChars="-1" w:left="357" w:hangingChars="1"/>
      <w:textDirection w:val="btLr"/>
      <w:textAlignment w:val="top"/>
      <w:outlineLvl w:val="0"/>
    </w:pPr>
    <w:rPr>
      <w:rFonts w:ascii="Arial" w:hAnsi="Arial"/>
      <w:position w:val="-1"/>
      <w:lang w:val="en-GB" w:eastAsia="zh-TW"/>
    </w:rPr>
  </w:style>
  <w:style w:type="character" w:styleId="TecladoHTML">
    <w:name w:val="HTML Keyboard"/>
    <w:rsid w:val="002867CE"/>
    <w:rPr>
      <w:rFonts w:ascii="Courier New" w:hAnsi="Courier New" w:cs="Courier New"/>
      <w:w w:val="100"/>
      <w:position w:val="-1"/>
      <w:sz w:val="20"/>
      <w:szCs w:val="20"/>
      <w:effect w:val="none"/>
      <w:vertAlign w:val="baseline"/>
      <w:cs w:val="0"/>
      <w:em w:val="none"/>
    </w:rPr>
  </w:style>
  <w:style w:type="character" w:customStyle="1" w:styleId="smitem1">
    <w:name w:val="smitem1"/>
    <w:rsid w:val="002867CE"/>
    <w:rPr>
      <w:rFonts w:ascii="Arial" w:hAnsi="Arial" w:cs="Arial" w:hint="default"/>
      <w:w w:val="100"/>
      <w:position w:val="-1"/>
      <w:sz w:val="15"/>
      <w:szCs w:val="15"/>
      <w:effect w:val="none"/>
      <w:vertAlign w:val="baseline"/>
      <w:cs w:val="0"/>
      <w:em w:val="none"/>
    </w:rPr>
  </w:style>
  <w:style w:type="character" w:styleId="Refdecomentario">
    <w:name w:val="annotation reference"/>
    <w:rsid w:val="002867CE"/>
    <w:rPr>
      <w:w w:val="100"/>
      <w:position w:val="-1"/>
      <w:sz w:val="16"/>
      <w:szCs w:val="16"/>
      <w:effect w:val="none"/>
      <w:vertAlign w:val="baseline"/>
      <w:cs w:val="0"/>
      <w:em w:val="none"/>
    </w:rPr>
  </w:style>
  <w:style w:type="paragraph" w:styleId="Textocomentario">
    <w:name w:val="annotation text"/>
    <w:basedOn w:val="Normal"/>
    <w:link w:val="TextocomentarioCar"/>
    <w:rsid w:val="002867CE"/>
  </w:style>
  <w:style w:type="character" w:customStyle="1" w:styleId="TextocomentarioCar">
    <w:name w:val="Texto comentario Car"/>
    <w:basedOn w:val="Fuentedeprrafopredeter"/>
    <w:link w:val="Textocomentario"/>
    <w:rsid w:val="002867CE"/>
    <w:rPr>
      <w:rFonts w:ascii="Times New Roman" w:eastAsia="Times New Roman" w:hAnsi="Times New Roman" w:cs="Times New Roman"/>
      <w:position w:val="-1"/>
      <w:sz w:val="20"/>
      <w:szCs w:val="20"/>
      <w:lang w:val="en-US"/>
    </w:rPr>
  </w:style>
  <w:style w:type="paragraph" w:customStyle="1" w:styleId="ETSReferences">
    <w:name w:val="ET&amp;SReferences"/>
    <w:basedOn w:val="ETSNormal"/>
    <w:rsid w:val="002867CE"/>
    <w:pPr>
      <w:ind w:left="288" w:hanging="288"/>
    </w:pPr>
    <w:rPr>
      <w:bCs/>
      <w:color w:val="auto"/>
    </w:rPr>
  </w:style>
  <w:style w:type="character" w:styleId="Refdenotaalpie">
    <w:name w:val="footnote reference"/>
    <w:rsid w:val="002867CE"/>
    <w:rPr>
      <w:w w:val="100"/>
      <w:position w:val="-1"/>
      <w:effect w:val="none"/>
      <w:vertAlign w:val="superscript"/>
      <w:cs w:val="0"/>
      <w:em w:val="none"/>
    </w:rPr>
  </w:style>
  <w:style w:type="paragraph" w:customStyle="1" w:styleId="IEEEHeading1">
    <w:name w:val="IEEE Heading 1"/>
    <w:basedOn w:val="Normal"/>
    <w:rsid w:val="002867CE"/>
    <w:pPr>
      <w:keepNext/>
      <w:keepLines/>
      <w:tabs>
        <w:tab w:val="num" w:pos="720"/>
      </w:tabs>
      <w:spacing w:before="240" w:after="240"/>
      <w:jc w:val="center"/>
      <w:outlineLvl w:val="1"/>
    </w:pPr>
    <w:rPr>
      <w:caps/>
    </w:rPr>
  </w:style>
  <w:style w:type="paragraph" w:customStyle="1" w:styleId="IEEEHeading1nonumber">
    <w:name w:val="IEEE Heading 1 no number"/>
    <w:basedOn w:val="IEEEHeading1"/>
    <w:rsid w:val="002867CE"/>
    <w:pPr>
      <w:tabs>
        <w:tab w:val="clear" w:pos="720"/>
      </w:tabs>
    </w:pPr>
  </w:style>
  <w:style w:type="paragraph" w:customStyle="1" w:styleId="IEEETitle">
    <w:name w:val="IEEE Title"/>
    <w:basedOn w:val="Normal"/>
    <w:next w:val="IEEEAuthor"/>
    <w:rsid w:val="002867CE"/>
    <w:pPr>
      <w:spacing w:before="240" w:after="240"/>
      <w:jc w:val="center"/>
    </w:pPr>
    <w:rPr>
      <w:b/>
      <w:bCs/>
      <w:sz w:val="28"/>
      <w:szCs w:val="28"/>
    </w:rPr>
  </w:style>
  <w:style w:type="paragraph" w:customStyle="1" w:styleId="IEEEAuthor">
    <w:name w:val="IEEE Author"/>
    <w:basedOn w:val="Normal"/>
    <w:next w:val="IEEEAuthorAffiliation"/>
    <w:rsid w:val="002867CE"/>
    <w:pPr>
      <w:keepNext/>
      <w:keepLines/>
      <w:jc w:val="center"/>
    </w:pPr>
    <w:rPr>
      <w:sz w:val="24"/>
      <w:szCs w:val="24"/>
    </w:rPr>
  </w:style>
  <w:style w:type="paragraph" w:customStyle="1" w:styleId="IEEEAuthorAffiliation">
    <w:name w:val="IEEE Author Affiliation"/>
    <w:basedOn w:val="Normal"/>
    <w:rsid w:val="002867CE"/>
    <w:pPr>
      <w:keepNext/>
      <w:keepLines/>
      <w:jc w:val="center"/>
    </w:pPr>
  </w:style>
  <w:style w:type="paragraph" w:customStyle="1" w:styleId="IEEEReference">
    <w:name w:val="IEEE Reference"/>
    <w:basedOn w:val="Normal"/>
    <w:rsid w:val="002867CE"/>
    <w:pPr>
      <w:keepLines/>
      <w:tabs>
        <w:tab w:val="num" w:pos="720"/>
      </w:tabs>
      <w:ind w:left="357" w:hanging="357"/>
      <w:jc w:val="both"/>
    </w:pPr>
    <w:rPr>
      <w:sz w:val="16"/>
      <w:szCs w:val="16"/>
    </w:rPr>
  </w:style>
  <w:style w:type="paragraph" w:customStyle="1" w:styleId="IEEEEquation">
    <w:name w:val="IEEE Equation"/>
    <w:basedOn w:val="IEEEBodyText"/>
    <w:rsid w:val="002867CE"/>
  </w:style>
  <w:style w:type="paragraph" w:customStyle="1" w:styleId="IEEEFirstHeader">
    <w:name w:val="IEEE First Header"/>
    <w:basedOn w:val="Normal"/>
    <w:rsid w:val="002867CE"/>
    <w:pPr>
      <w:keepNext/>
      <w:keepLines/>
      <w:jc w:val="both"/>
    </w:pPr>
    <w:rPr>
      <w:rFonts w:ascii="Times" w:hAnsi="Times"/>
      <w:sz w:val="16"/>
      <w:szCs w:val="16"/>
    </w:rPr>
  </w:style>
  <w:style w:type="paragraph" w:customStyle="1" w:styleId="IEEEafterAffiliation">
    <w:name w:val="IEEE after Affiliation"/>
    <w:basedOn w:val="IEEEAuthorAffiliation"/>
    <w:rsid w:val="002867CE"/>
    <w:pPr>
      <w:spacing w:after="240"/>
    </w:pPr>
  </w:style>
  <w:style w:type="paragraph" w:customStyle="1" w:styleId="IEEEAbstract">
    <w:name w:val="IEEE Abstract"/>
    <w:basedOn w:val="Normal"/>
    <w:rsid w:val="002867CE"/>
    <w:pPr>
      <w:keepNext/>
      <w:keepLines/>
      <w:jc w:val="both"/>
    </w:pPr>
    <w:rPr>
      <w:b/>
      <w:bCs/>
      <w:i/>
      <w:iCs/>
      <w:sz w:val="18"/>
      <w:szCs w:val="18"/>
    </w:rPr>
  </w:style>
  <w:style w:type="paragraph" w:customStyle="1" w:styleId="IEEEFigureCaption">
    <w:name w:val="IEEE Figure Caption"/>
    <w:basedOn w:val="Normal"/>
    <w:next w:val="Normal"/>
    <w:rsid w:val="002867CE"/>
    <w:pPr>
      <w:keepLines/>
      <w:spacing w:before="120" w:after="240"/>
      <w:jc w:val="center"/>
    </w:pPr>
    <w:rPr>
      <w:rFonts w:ascii="Arial" w:hAnsi="Arial"/>
      <w:sz w:val="16"/>
      <w:szCs w:val="16"/>
    </w:rPr>
  </w:style>
  <w:style w:type="paragraph" w:customStyle="1" w:styleId="IEEEFigure">
    <w:name w:val="IEEE Figure"/>
    <w:basedOn w:val="Normal"/>
    <w:next w:val="IEEEFigureCaption"/>
    <w:rsid w:val="002867CE"/>
    <w:pPr>
      <w:jc w:val="center"/>
    </w:pPr>
    <w:rPr>
      <w:rFonts w:ascii="Arial" w:hAnsi="Arial"/>
      <w:sz w:val="16"/>
      <w:szCs w:val="16"/>
    </w:rPr>
  </w:style>
  <w:style w:type="paragraph" w:customStyle="1" w:styleId="IEEEBodyText">
    <w:name w:val="IEEE Body Text"/>
    <w:basedOn w:val="Normal"/>
    <w:rsid w:val="002867CE"/>
    <w:pPr>
      <w:ind w:firstLine="238"/>
      <w:jc w:val="both"/>
    </w:pPr>
  </w:style>
  <w:style w:type="paragraph" w:customStyle="1" w:styleId="IEEETableCaption">
    <w:name w:val="IEEE Table Caption"/>
    <w:basedOn w:val="Normal"/>
    <w:rsid w:val="002867CE"/>
    <w:pPr>
      <w:keepNext/>
      <w:keepLines/>
      <w:spacing w:after="120"/>
      <w:jc w:val="center"/>
    </w:pPr>
    <w:rPr>
      <w:rFonts w:ascii="Arial" w:hAnsi="Arial"/>
      <w:sz w:val="16"/>
      <w:szCs w:val="16"/>
    </w:rPr>
  </w:style>
  <w:style w:type="paragraph" w:customStyle="1" w:styleId="IEEEHeading2">
    <w:name w:val="IEEE Heading 2"/>
    <w:basedOn w:val="IEEEHeading1"/>
    <w:next w:val="IEEEBodyText"/>
    <w:rsid w:val="002867CE"/>
    <w:pPr>
      <w:spacing w:beforeLines="100" w:afterLines="100"/>
      <w:jc w:val="left"/>
    </w:pPr>
    <w:rPr>
      <w:i/>
      <w:iCs/>
      <w:caps w:val="0"/>
    </w:rPr>
  </w:style>
  <w:style w:type="paragraph" w:customStyle="1" w:styleId="IEEETable">
    <w:name w:val="IEEE Table"/>
    <w:basedOn w:val="IEEEBodyText"/>
    <w:rsid w:val="002867CE"/>
    <w:pPr>
      <w:keepNext/>
      <w:keepLines/>
      <w:spacing w:before="120" w:after="120"/>
      <w:jc w:val="center"/>
    </w:pPr>
    <w:rPr>
      <w:sz w:val="16"/>
      <w:szCs w:val="16"/>
    </w:rPr>
  </w:style>
  <w:style w:type="paragraph" w:customStyle="1" w:styleId="IEEEFootnoteSeparator">
    <w:name w:val="IEEE Footnote Separator"/>
    <w:basedOn w:val="IEEEBodyText"/>
    <w:rsid w:val="002867CE"/>
    <w:pPr>
      <w:keepNext/>
      <w:jc w:val="left"/>
    </w:pPr>
    <w:rPr>
      <w:sz w:val="16"/>
      <w:szCs w:val="16"/>
    </w:rPr>
  </w:style>
  <w:style w:type="paragraph" w:customStyle="1" w:styleId="IEEEFootnoteText">
    <w:name w:val="IEEE Footnote Text"/>
    <w:basedOn w:val="Textonotapie"/>
    <w:rsid w:val="002867CE"/>
    <w:rPr>
      <w:sz w:val="16"/>
      <w:szCs w:val="16"/>
    </w:rPr>
  </w:style>
  <w:style w:type="paragraph" w:customStyle="1" w:styleId="IEEETextbox">
    <w:name w:val="IEEE Textbox"/>
    <w:basedOn w:val="Normal"/>
    <w:rsid w:val="002867CE"/>
    <w:rPr>
      <w:rFonts w:ascii="Arial" w:hAnsi="Arial"/>
      <w:sz w:val="16"/>
      <w:szCs w:val="16"/>
    </w:rPr>
  </w:style>
  <w:style w:type="character" w:styleId="CdigoHTML">
    <w:name w:val="HTML Code"/>
    <w:rsid w:val="002867CE"/>
    <w:rPr>
      <w:rFonts w:ascii="Courier" w:eastAsia="Arial Unicode MS" w:hAnsi="Courier" w:cs="Arial Unicode MS" w:hint="default"/>
      <w:w w:val="100"/>
      <w:position w:val="-1"/>
      <w:sz w:val="22"/>
      <w:szCs w:val="22"/>
      <w:effect w:val="none"/>
      <w:vertAlign w:val="baseline"/>
      <w:cs w:val="0"/>
      <w:em w:val="none"/>
    </w:rPr>
  </w:style>
  <w:style w:type="paragraph" w:styleId="HTMLconformatoprevio">
    <w:name w:val="HTML Preformatted"/>
    <w:basedOn w:val="Normal"/>
    <w:link w:val="HTMLconformatoprevioCar"/>
    <w:rsid w:val="002867CE"/>
    <w:pPr>
      <w:autoSpaceDE/>
      <w:autoSpaceDN/>
    </w:pPr>
    <w:rPr>
      <w:rFonts w:ascii="Arial Unicode MS" w:eastAsia="Arial Unicode MS" w:hAnsi="Arial Unicode MS" w:cs="Arial Unicode MS"/>
      <w:lang w:eastAsia="zh-TW"/>
    </w:rPr>
  </w:style>
  <w:style w:type="character" w:customStyle="1" w:styleId="HTMLconformatoprevioCar">
    <w:name w:val="HTML con formato previo Car"/>
    <w:basedOn w:val="Fuentedeprrafopredeter"/>
    <w:link w:val="HTMLconformatoprevio"/>
    <w:rsid w:val="002867CE"/>
    <w:rPr>
      <w:rFonts w:ascii="Arial Unicode MS" w:eastAsia="Arial Unicode MS" w:hAnsi="Arial Unicode MS" w:cs="Arial Unicode MS"/>
      <w:position w:val="-1"/>
      <w:sz w:val="20"/>
      <w:szCs w:val="20"/>
      <w:lang w:val="en-US" w:eastAsia="zh-TW"/>
    </w:rPr>
  </w:style>
  <w:style w:type="paragraph" w:customStyle="1" w:styleId="BalloonText1">
    <w:name w:val="Balloon Text1"/>
    <w:basedOn w:val="Normal"/>
    <w:rsid w:val="002867CE"/>
    <w:rPr>
      <w:rFonts w:ascii="Tahoma" w:hAnsi="Tahoma" w:cs="Tahoma"/>
      <w:sz w:val="16"/>
      <w:szCs w:val="16"/>
    </w:rPr>
  </w:style>
  <w:style w:type="paragraph" w:customStyle="1" w:styleId="CommentSubject1">
    <w:name w:val="Comment Subject1"/>
    <w:basedOn w:val="Textocomentario"/>
    <w:next w:val="Textocomentario"/>
    <w:rsid w:val="002867CE"/>
    <w:rPr>
      <w:b/>
      <w:bCs/>
    </w:rPr>
  </w:style>
  <w:style w:type="paragraph" w:styleId="Asuntodelcomentario">
    <w:name w:val="annotation subject"/>
    <w:basedOn w:val="Textocomentario"/>
    <w:next w:val="Textocomentario"/>
    <w:link w:val="AsuntodelcomentarioCar"/>
    <w:rsid w:val="002867CE"/>
    <w:rPr>
      <w:b/>
      <w:bCs/>
    </w:rPr>
  </w:style>
  <w:style w:type="character" w:customStyle="1" w:styleId="AsuntodelcomentarioCar">
    <w:name w:val="Asunto del comentario Car"/>
    <w:basedOn w:val="TextocomentarioCar"/>
    <w:link w:val="Asuntodelcomentario"/>
    <w:rsid w:val="002867CE"/>
    <w:rPr>
      <w:rFonts w:ascii="Times New Roman" w:eastAsia="Times New Roman" w:hAnsi="Times New Roman" w:cs="Times New Roman"/>
      <w:b/>
      <w:bCs/>
      <w:position w:val="-1"/>
      <w:sz w:val="20"/>
      <w:szCs w:val="20"/>
      <w:lang w:val="en-US"/>
    </w:rPr>
  </w:style>
  <w:style w:type="character" w:customStyle="1" w:styleId="CommentSubjectChar">
    <w:name w:val="Comment Subject Char"/>
    <w:rsid w:val="002867CE"/>
    <w:rPr>
      <w:w w:val="100"/>
      <w:kern w:val="2"/>
      <w:position w:val="-1"/>
      <w:szCs w:val="24"/>
      <w:effect w:val="none"/>
      <w:vertAlign w:val="baseline"/>
      <w:cs w:val="0"/>
      <w:em w:val="none"/>
      <w:lang w:eastAsia="ko-KR"/>
    </w:rPr>
  </w:style>
  <w:style w:type="paragraph" w:customStyle="1" w:styleId="26pt3pt">
    <w:name w:val="樣式 標題 2 + 靠左 套用前:  6 pt 套用後:  3 pt"/>
    <w:basedOn w:val="Ttulo2"/>
    <w:rsid w:val="002867CE"/>
    <w:pPr>
      <w:overflowPunct/>
      <w:adjustRightInd/>
      <w:spacing w:before="120" w:after="60"/>
      <w:jc w:val="left"/>
      <w:textAlignment w:val="auto"/>
    </w:pPr>
    <w:rPr>
      <w:b w:val="0"/>
      <w:i/>
      <w:iCs/>
      <w:color w:val="auto"/>
      <w:sz w:val="20"/>
      <w:szCs w:val="20"/>
      <w:lang w:eastAsia="en-US" w:bidi="ar-SA"/>
    </w:rPr>
  </w:style>
  <w:style w:type="paragraph" w:customStyle="1" w:styleId="figurecaption">
    <w:name w:val="figure caption"/>
    <w:rsid w:val="002867CE"/>
    <w:pPr>
      <w:tabs>
        <w:tab w:val="num" w:pos="720"/>
      </w:tabs>
      <w:suppressAutoHyphens/>
      <w:spacing w:before="80" w:after="200" w:line="1" w:lineRule="atLeast"/>
      <w:ind w:leftChars="-1" w:left="-1" w:hangingChars="1"/>
      <w:jc w:val="center"/>
      <w:textDirection w:val="btLr"/>
      <w:textAlignment w:val="top"/>
      <w:outlineLvl w:val="0"/>
    </w:pPr>
    <w:rPr>
      <w:position w:val="-1"/>
      <w:sz w:val="16"/>
    </w:rPr>
  </w:style>
  <w:style w:type="character" w:customStyle="1" w:styleId="dct-tt">
    <w:name w:val="dct-tt"/>
    <w:rsid w:val="002867CE"/>
    <w:rPr>
      <w:rFonts w:ascii="Arial" w:hAnsi="Arial" w:cs="Arial" w:hint="default"/>
      <w:w w:val="100"/>
      <w:position w:val="-1"/>
      <w:effect w:val="none"/>
      <w:vertAlign w:val="baseline"/>
      <w:cs w:val="0"/>
      <w:em w:val="none"/>
    </w:rPr>
  </w:style>
  <w:style w:type="paragraph" w:customStyle="1" w:styleId="IEEEBodyText8">
    <w:name w:val="樣式 IEEE Body Text + 8 點"/>
    <w:basedOn w:val="IEEEBodyText"/>
    <w:rsid w:val="002867CE"/>
    <w:pPr>
      <w:spacing w:afterLines="100"/>
    </w:pPr>
    <w:rPr>
      <w:sz w:val="16"/>
    </w:rPr>
  </w:style>
  <w:style w:type="character" w:customStyle="1" w:styleId="IEEEBodyText0">
    <w:name w:val="IEEE Body Text 字元"/>
    <w:rsid w:val="002867CE"/>
    <w:rPr>
      <w:w w:val="100"/>
      <w:position w:val="-1"/>
      <w:effect w:val="none"/>
      <w:vertAlign w:val="baseline"/>
      <w:cs w:val="0"/>
      <w:em w:val="none"/>
      <w:lang w:eastAsia="en-US"/>
    </w:rPr>
  </w:style>
  <w:style w:type="character" w:customStyle="1" w:styleId="IEEEBodyText80">
    <w:name w:val="樣式 IEEE Body Text + 8 點 字元"/>
    <w:rsid w:val="002867CE"/>
    <w:rPr>
      <w:w w:val="100"/>
      <w:position w:val="-1"/>
      <w:sz w:val="16"/>
      <w:effect w:val="none"/>
      <w:vertAlign w:val="baseline"/>
      <w:cs w:val="0"/>
      <w:em w:val="none"/>
      <w:lang w:eastAsia="en-US"/>
    </w:rPr>
  </w:style>
  <w:style w:type="paragraph" w:customStyle="1" w:styleId="IEEEHeading2110cm1">
    <w:name w:val="樣式 樣式 IEEE Heading 2 + 套用前:  1 列 套用後:  1 列 + 左:  0 cm 套用前:  1 列..."/>
    <w:basedOn w:val="Normal"/>
    <w:rsid w:val="002867CE"/>
    <w:pPr>
      <w:keepNext/>
      <w:keepLines/>
      <w:tabs>
        <w:tab w:val="num" w:pos="720"/>
      </w:tabs>
      <w:adjustRightInd w:val="0"/>
      <w:spacing w:beforeLines="100" w:afterLines="100"/>
      <w:outlineLvl w:val="1"/>
    </w:pPr>
    <w:rPr>
      <w:i/>
      <w:iCs/>
    </w:rPr>
  </w:style>
  <w:style w:type="paragraph" w:customStyle="1" w:styleId="IEEEBodyText81">
    <w:name w:val="樣式 樣式 IEEE Body Text + 8 點 + 置中 套用後:  1 列"/>
    <w:basedOn w:val="IEEEBodyText8"/>
    <w:rsid w:val="002867CE"/>
    <w:pPr>
      <w:spacing w:before="100" w:beforeAutospacing="1" w:afterLines="0" w:afterAutospacing="1"/>
      <w:jc w:val="center"/>
    </w:pPr>
  </w:style>
  <w:style w:type="character" w:customStyle="1" w:styleId="IEEEBodyText810">
    <w:name w:val="樣式 樣式 IEEE Body Text + 8 點 + 置中 套用後:  1 列 字元"/>
    <w:rsid w:val="002867CE"/>
    <w:rPr>
      <w:w w:val="100"/>
      <w:position w:val="-1"/>
      <w:sz w:val="16"/>
      <w:effect w:val="none"/>
      <w:vertAlign w:val="baseline"/>
      <w:cs w:val="0"/>
      <w:em w:val="none"/>
      <w:lang w:eastAsia="en-US"/>
    </w:rPr>
  </w:style>
  <w:style w:type="paragraph" w:styleId="Revisin">
    <w:name w:val="Revision"/>
    <w:rsid w:val="002867CE"/>
    <w:pPr>
      <w:suppressAutoHyphens/>
      <w:spacing w:line="1" w:lineRule="atLeast"/>
      <w:ind w:leftChars="-1" w:left="-1" w:hangingChars="1"/>
      <w:textDirection w:val="btLr"/>
      <w:textAlignment w:val="top"/>
      <w:outlineLvl w:val="0"/>
    </w:pPr>
    <w:rPr>
      <w:position w:val="-1"/>
    </w:rPr>
  </w:style>
  <w:style w:type="paragraph" w:styleId="Sinespaciado">
    <w:name w:val="No Spacing"/>
    <w:rsid w:val="002867CE"/>
    <w:pPr>
      <w:suppressAutoHyphens/>
      <w:spacing w:line="1" w:lineRule="atLeast"/>
      <w:ind w:leftChars="-1" w:left="-1" w:hangingChars="1"/>
      <w:textDirection w:val="btLr"/>
      <w:textAlignment w:val="top"/>
      <w:outlineLvl w:val="0"/>
    </w:pPr>
    <w:rPr>
      <w:rFonts w:ascii="Calibri" w:eastAsia="Calibri" w:hAnsi="Calibri"/>
      <w:position w:val="-1"/>
    </w:rPr>
  </w:style>
  <w:style w:type="paragraph" w:customStyle="1" w:styleId="1">
    <w:name w:val="清單段落1"/>
    <w:basedOn w:val="Normal"/>
    <w:rsid w:val="002867CE"/>
    <w:pPr>
      <w:widowControl w:val="0"/>
      <w:autoSpaceDE/>
      <w:autoSpaceDN/>
      <w:ind w:leftChars="200" w:left="480"/>
    </w:pPr>
    <w:rPr>
      <w:rFonts w:ascii="Calibri" w:hAnsi="Calibri" w:cs="Calibri"/>
      <w:kern w:val="2"/>
      <w:sz w:val="24"/>
      <w:szCs w:val="24"/>
      <w:lang w:eastAsia="zh-TW"/>
    </w:rPr>
  </w:style>
  <w:style w:type="character" w:customStyle="1" w:styleId="apple-style-span">
    <w:name w:val="apple-style-span"/>
    <w:rsid w:val="002867CE"/>
    <w:rPr>
      <w:w w:val="100"/>
      <w:position w:val="-1"/>
      <w:effect w:val="none"/>
      <w:vertAlign w:val="baseline"/>
      <w:cs w:val="0"/>
      <w:em w:val="none"/>
    </w:rPr>
  </w:style>
  <w:style w:type="character" w:customStyle="1" w:styleId="apple-converted-space">
    <w:name w:val="apple-converted-space"/>
    <w:rsid w:val="002867CE"/>
    <w:rPr>
      <w:w w:val="100"/>
      <w:position w:val="-1"/>
      <w:effect w:val="none"/>
      <w:vertAlign w:val="baseline"/>
      <w:cs w:val="0"/>
      <w:em w:val="none"/>
    </w:rPr>
  </w:style>
  <w:style w:type="paragraph" w:customStyle="1" w:styleId="ewic-Legends">
    <w:name w:val="ewic-Legends"/>
    <w:basedOn w:val="Normal"/>
    <w:rsid w:val="002867CE"/>
    <w:pPr>
      <w:autoSpaceDE/>
      <w:autoSpaceDN/>
      <w:spacing w:before="200" w:after="200"/>
      <w:jc w:val="center"/>
    </w:pPr>
    <w:rPr>
      <w:rFonts w:ascii="Arial" w:hAnsi="Arial"/>
      <w:bCs/>
      <w:i/>
      <w:sz w:val="18"/>
      <w:lang w:val="en-GB" w:eastAsia="en-GB"/>
    </w:rPr>
  </w:style>
  <w:style w:type="character" w:customStyle="1" w:styleId="ewic-LegendsChar">
    <w:name w:val="ewic-Legends Char"/>
    <w:rsid w:val="002867CE"/>
    <w:rPr>
      <w:rFonts w:ascii="Arial" w:eastAsia="PMingLiU" w:hAnsi="Arial"/>
      <w:bCs/>
      <w:i/>
      <w:w w:val="100"/>
      <w:position w:val="-1"/>
      <w:sz w:val="18"/>
      <w:effect w:val="none"/>
      <w:vertAlign w:val="baseline"/>
      <w:cs w:val="0"/>
      <w:em w:val="none"/>
      <w:lang w:val="en-GB" w:eastAsia="en-GB"/>
    </w:rPr>
  </w:style>
  <w:style w:type="paragraph" w:customStyle="1" w:styleId="ewic-Tablecolumnheading">
    <w:name w:val="ewic-Table column heading"/>
    <w:rsid w:val="002867CE"/>
    <w:pPr>
      <w:suppressAutoHyphens/>
      <w:spacing w:line="1" w:lineRule="atLeast"/>
      <w:ind w:leftChars="-1" w:left="-1" w:hangingChars="1"/>
      <w:jc w:val="center"/>
      <w:textDirection w:val="btLr"/>
      <w:textAlignment w:val="top"/>
      <w:outlineLvl w:val="0"/>
    </w:pPr>
    <w:rPr>
      <w:rFonts w:ascii="Arial" w:hAnsi="Arial"/>
      <w:b/>
      <w:bCs/>
      <w:position w:val="-1"/>
      <w:sz w:val="18"/>
      <w:szCs w:val="18"/>
      <w:lang w:val="en-GB" w:eastAsia="en-GB"/>
    </w:rPr>
  </w:style>
  <w:style w:type="character" w:customStyle="1" w:styleId="ewic-TablecolumnheadingChar">
    <w:name w:val="ewic-Table column heading Char"/>
    <w:rsid w:val="002867CE"/>
    <w:rPr>
      <w:rFonts w:ascii="Arial" w:eastAsia="PMingLiU" w:hAnsi="Arial"/>
      <w:b/>
      <w:bCs/>
      <w:w w:val="100"/>
      <w:position w:val="-1"/>
      <w:sz w:val="18"/>
      <w:szCs w:val="18"/>
      <w:effect w:val="none"/>
      <w:vertAlign w:val="baseline"/>
      <w:cs w:val="0"/>
      <w:em w:val="none"/>
      <w:lang w:val="en-GB" w:eastAsia="en-GB" w:bidi="ar-SA"/>
    </w:rPr>
  </w:style>
  <w:style w:type="paragraph" w:customStyle="1" w:styleId="A">
    <w:name w:val="內文 A"/>
    <w:rsid w:val="002867CE"/>
    <w:pPr>
      <w:widowControl w:val="0"/>
      <w:suppressAutoHyphens/>
      <w:spacing w:line="1" w:lineRule="atLeast"/>
      <w:ind w:leftChars="-1" w:left="-1" w:hangingChars="1"/>
      <w:textDirection w:val="btLr"/>
      <w:textAlignment w:val="top"/>
      <w:outlineLvl w:val="0"/>
    </w:pPr>
    <w:rPr>
      <w:color w:val="000000"/>
      <w:kern w:val="2"/>
      <w:position w:val="-1"/>
      <w:sz w:val="24"/>
      <w:lang w:eastAsia="zh-TW"/>
    </w:rPr>
  </w:style>
  <w:style w:type="paragraph" w:customStyle="1" w:styleId="ewic-Bodytext">
    <w:name w:val="ewic-Body text"/>
    <w:rsid w:val="002867CE"/>
    <w:pPr>
      <w:suppressAutoHyphens/>
      <w:spacing w:line="1" w:lineRule="atLeast"/>
      <w:ind w:leftChars="-1" w:left="-1" w:hangingChars="1"/>
      <w:jc w:val="both"/>
      <w:textDirection w:val="btLr"/>
      <w:textAlignment w:val="top"/>
      <w:outlineLvl w:val="0"/>
    </w:pPr>
    <w:rPr>
      <w:rFonts w:ascii="Arial" w:hAnsi="Arial" w:cs="Arial"/>
      <w:bCs/>
      <w:position w:val="-1"/>
      <w:lang w:val="en-GB" w:eastAsia="en-GB"/>
    </w:rPr>
  </w:style>
  <w:style w:type="character" w:customStyle="1" w:styleId="ewic-BodytextChar">
    <w:name w:val="ewic-Body text Char"/>
    <w:rsid w:val="002867CE"/>
    <w:rPr>
      <w:rFonts w:ascii="Arial" w:eastAsia="PMingLiU" w:hAnsi="Arial" w:cs="Arial"/>
      <w:bCs/>
      <w:w w:val="100"/>
      <w:position w:val="-1"/>
      <w:effect w:val="none"/>
      <w:vertAlign w:val="baseline"/>
      <w:cs w:val="0"/>
      <w:em w:val="none"/>
      <w:lang w:val="en-GB" w:eastAsia="en-GB" w:bidi="ar-SA"/>
    </w:rPr>
  </w:style>
  <w:style w:type="character" w:customStyle="1" w:styleId="10">
    <w:name w:val="區別強調1"/>
    <w:rsid w:val="002867CE"/>
    <w:rPr>
      <w:i/>
      <w:iCs/>
      <w:color w:val="808080"/>
      <w:w w:val="100"/>
      <w:position w:val="-1"/>
      <w:effect w:val="none"/>
      <w:vertAlign w:val="baseline"/>
      <w:cs w:val="0"/>
      <w:em w:val="none"/>
    </w:rPr>
  </w:style>
  <w:style w:type="paragraph" w:customStyle="1" w:styleId="Articletitle">
    <w:name w:val="Article title"/>
    <w:basedOn w:val="Normal"/>
    <w:next w:val="Normal"/>
    <w:rsid w:val="002867CE"/>
    <w:pPr>
      <w:autoSpaceDE/>
      <w:autoSpaceDN/>
    </w:pPr>
    <w:rPr>
      <w:b/>
      <w:sz w:val="28"/>
      <w:szCs w:val="24"/>
      <w:lang w:val="en-GB" w:eastAsia="en-GB"/>
    </w:rPr>
  </w:style>
  <w:style w:type="paragraph" w:customStyle="1" w:styleId="Authornames">
    <w:name w:val="Author names"/>
    <w:basedOn w:val="Normal"/>
    <w:next w:val="Normal"/>
    <w:rsid w:val="002867CE"/>
    <w:pPr>
      <w:autoSpaceDE/>
      <w:autoSpaceDN/>
    </w:pPr>
    <w:rPr>
      <w:sz w:val="28"/>
      <w:szCs w:val="24"/>
      <w:lang w:val="en-GB" w:eastAsia="en-GB"/>
    </w:rPr>
  </w:style>
  <w:style w:type="character" w:customStyle="1" w:styleId="EncabezadoCarhCar">
    <w:name w:val="Encabezado Car;h Car"/>
    <w:rsid w:val="002867CE"/>
    <w:rPr>
      <w:w w:val="100"/>
      <w:kern w:val="28"/>
      <w:position w:val="-1"/>
      <w:effect w:val="none"/>
      <w:vertAlign w:val="baseline"/>
      <w:cs w:val="0"/>
      <w:em w:val="none"/>
      <w:lang w:eastAsia="en-US" w:bidi="ar-SA"/>
    </w:rPr>
  </w:style>
  <w:style w:type="character" w:customStyle="1" w:styleId="hit">
    <w:name w:val="hit"/>
    <w:rsid w:val="002867CE"/>
    <w:rPr>
      <w:w w:val="100"/>
      <w:position w:val="-1"/>
      <w:effect w:val="none"/>
      <w:vertAlign w:val="baseline"/>
      <w:cs w:val="0"/>
      <w:em w:val="none"/>
    </w:rPr>
  </w:style>
  <w:style w:type="paragraph" w:customStyle="1" w:styleId="References">
    <w:name w:val="References"/>
    <w:basedOn w:val="Normal"/>
    <w:rsid w:val="002867CE"/>
    <w:pPr>
      <w:tabs>
        <w:tab w:val="num" w:pos="720"/>
      </w:tabs>
      <w:autoSpaceDE/>
      <w:autoSpaceDN/>
      <w:spacing w:after="80"/>
    </w:pPr>
    <w:rPr>
      <w:sz w:val="18"/>
    </w:rPr>
  </w:style>
  <w:style w:type="character" w:customStyle="1" w:styleId="referencetext1">
    <w:name w:val="referencetext1"/>
    <w:rsid w:val="002867CE"/>
    <w:rPr>
      <w:w w:val="100"/>
      <w:position w:val="-1"/>
      <w:effect w:val="none"/>
      <w:vertAlign w:val="baseline"/>
      <w:cs w:val="0"/>
      <w:em w:val="none"/>
    </w:rPr>
  </w:style>
  <w:style w:type="character" w:customStyle="1" w:styleId="spelle">
    <w:name w:val="spelle"/>
    <w:rsid w:val="002867CE"/>
    <w:rPr>
      <w:w w:val="100"/>
      <w:position w:val="-1"/>
      <w:effect w:val="none"/>
      <w:vertAlign w:val="baseline"/>
      <w:cs w:val="0"/>
      <w:em w:val="none"/>
    </w:rPr>
  </w:style>
  <w:style w:type="paragraph" w:customStyle="1" w:styleId="ICCENormalText1stparagraph">
    <w:name w:val="ICCE Normal Text (1st paragraph)"/>
    <w:basedOn w:val="Normal"/>
    <w:rsid w:val="002867CE"/>
    <w:pPr>
      <w:overflowPunct w:val="0"/>
      <w:adjustRightInd w:val="0"/>
      <w:jc w:val="both"/>
    </w:pPr>
    <w:rPr>
      <w:sz w:val="24"/>
      <w:szCs w:val="24"/>
    </w:rPr>
  </w:style>
  <w:style w:type="paragraph" w:customStyle="1" w:styleId="ICCEHeading">
    <w:name w:val="ICCE Heading"/>
    <w:basedOn w:val="Ttulo2"/>
    <w:rsid w:val="002867CE"/>
    <w:pPr>
      <w:widowControl w:val="0"/>
      <w:jc w:val="left"/>
      <w:textAlignment w:val="auto"/>
    </w:pPr>
    <w:rPr>
      <w:color w:val="auto"/>
      <w:kern w:val="28"/>
      <w:szCs w:val="20"/>
      <w:lang w:eastAsia="en-US" w:bidi="ar-SA"/>
    </w:rPr>
  </w:style>
  <w:style w:type="paragraph" w:customStyle="1" w:styleId="Abstract">
    <w:name w:val="Abstract"/>
    <w:basedOn w:val="Normal"/>
    <w:next w:val="Keywords"/>
    <w:rsid w:val="002867CE"/>
    <w:pPr>
      <w:autoSpaceDE/>
      <w:autoSpaceDN/>
      <w:spacing w:before="360" w:after="300" w:line="360" w:lineRule="auto"/>
      <w:ind w:left="720" w:right="567"/>
      <w:contextualSpacing/>
    </w:pPr>
    <w:rPr>
      <w:sz w:val="22"/>
      <w:szCs w:val="24"/>
      <w:lang w:val="en-GB" w:eastAsia="en-GB"/>
    </w:rPr>
  </w:style>
  <w:style w:type="paragraph" w:customStyle="1" w:styleId="Keywords">
    <w:name w:val="Keywords"/>
    <w:basedOn w:val="Normal"/>
    <w:next w:val="Paragraph"/>
    <w:rsid w:val="002867CE"/>
    <w:pPr>
      <w:autoSpaceDE/>
      <w:autoSpaceDN/>
      <w:spacing w:before="240" w:after="240" w:line="360" w:lineRule="auto"/>
      <w:ind w:left="720" w:right="567"/>
    </w:pPr>
    <w:rPr>
      <w:sz w:val="22"/>
      <w:szCs w:val="24"/>
      <w:lang w:val="en-GB" w:eastAsia="en-GB"/>
    </w:rPr>
  </w:style>
  <w:style w:type="paragraph" w:customStyle="1" w:styleId="Correspondencedetails">
    <w:name w:val="Correspondence details"/>
    <w:basedOn w:val="Normal"/>
    <w:rsid w:val="002867CE"/>
    <w:pPr>
      <w:autoSpaceDE/>
      <w:autoSpaceDN/>
      <w:spacing w:before="240" w:line="360" w:lineRule="auto"/>
    </w:pPr>
    <w:rPr>
      <w:sz w:val="24"/>
      <w:szCs w:val="24"/>
      <w:lang w:val="en-GB" w:eastAsia="en-GB"/>
    </w:rPr>
  </w:style>
  <w:style w:type="paragraph" w:customStyle="1" w:styleId="Displayedquotation">
    <w:name w:val="Displayed quotation"/>
    <w:basedOn w:val="Normal"/>
    <w:rsid w:val="002867CE"/>
    <w:pPr>
      <w:autoSpaceDE/>
      <w:autoSpaceDN/>
      <w:spacing w:before="240" w:after="360" w:line="360" w:lineRule="auto"/>
      <w:ind w:left="709" w:right="425"/>
      <w:contextualSpacing/>
    </w:pPr>
    <w:rPr>
      <w:sz w:val="22"/>
      <w:szCs w:val="24"/>
      <w:lang w:val="en-GB" w:eastAsia="en-GB"/>
    </w:rPr>
  </w:style>
  <w:style w:type="paragraph" w:customStyle="1" w:styleId="Numberedlist">
    <w:name w:val="Numbered list"/>
    <w:basedOn w:val="Paragraph"/>
    <w:next w:val="Paragraph"/>
    <w:rsid w:val="002867CE"/>
    <w:pPr>
      <w:widowControl/>
      <w:tabs>
        <w:tab w:val="num" w:pos="720"/>
      </w:tabs>
      <w:spacing w:after="240"/>
      <w:contextualSpacing/>
    </w:pPr>
  </w:style>
  <w:style w:type="paragraph" w:customStyle="1" w:styleId="Displayedequation">
    <w:name w:val="Displayed equation"/>
    <w:basedOn w:val="Normal"/>
    <w:next w:val="Paragraph"/>
    <w:rsid w:val="002867CE"/>
    <w:pPr>
      <w:autoSpaceDE/>
      <w:autoSpaceDN/>
      <w:spacing w:before="240" w:after="240" w:line="480" w:lineRule="auto"/>
      <w:jc w:val="center"/>
    </w:pPr>
    <w:rPr>
      <w:sz w:val="24"/>
      <w:szCs w:val="24"/>
      <w:lang w:val="en-GB" w:eastAsia="en-GB"/>
    </w:rPr>
  </w:style>
  <w:style w:type="paragraph" w:customStyle="1" w:styleId="Acknowledgements">
    <w:name w:val="Acknowledgements"/>
    <w:basedOn w:val="Normal"/>
    <w:next w:val="Normal"/>
    <w:rsid w:val="002867CE"/>
    <w:pPr>
      <w:autoSpaceDE/>
      <w:autoSpaceDN/>
      <w:spacing w:before="120" w:line="360" w:lineRule="auto"/>
    </w:pPr>
    <w:rPr>
      <w:sz w:val="22"/>
      <w:szCs w:val="24"/>
      <w:lang w:val="en-GB" w:eastAsia="en-GB"/>
    </w:rPr>
  </w:style>
  <w:style w:type="paragraph" w:customStyle="1" w:styleId="Tabletitle">
    <w:name w:val="Table title"/>
    <w:basedOn w:val="Normal"/>
    <w:next w:val="Normal"/>
    <w:rsid w:val="002867CE"/>
    <w:pPr>
      <w:autoSpaceDE/>
      <w:autoSpaceDN/>
      <w:spacing w:before="240" w:line="360" w:lineRule="auto"/>
    </w:pPr>
    <w:rPr>
      <w:sz w:val="24"/>
      <w:szCs w:val="24"/>
      <w:lang w:val="en-GB" w:eastAsia="en-GB"/>
    </w:rPr>
  </w:style>
  <w:style w:type="paragraph" w:customStyle="1" w:styleId="Figurecaption0">
    <w:name w:val="Figure caption"/>
    <w:basedOn w:val="Normal"/>
    <w:next w:val="Normal"/>
    <w:rsid w:val="002867CE"/>
    <w:pPr>
      <w:autoSpaceDE/>
      <w:autoSpaceDN/>
      <w:spacing w:before="240" w:line="360" w:lineRule="auto"/>
    </w:pPr>
    <w:rPr>
      <w:sz w:val="24"/>
      <w:szCs w:val="24"/>
      <w:lang w:val="en-GB" w:eastAsia="en-GB"/>
    </w:rPr>
  </w:style>
  <w:style w:type="paragraph" w:customStyle="1" w:styleId="Footnotes">
    <w:name w:val="Footnotes"/>
    <w:basedOn w:val="Normal"/>
    <w:rsid w:val="002867CE"/>
    <w:pPr>
      <w:autoSpaceDE/>
      <w:autoSpaceDN/>
      <w:spacing w:before="120" w:line="360" w:lineRule="auto"/>
      <w:ind w:left="482" w:hanging="482"/>
      <w:contextualSpacing/>
    </w:pPr>
    <w:rPr>
      <w:sz w:val="22"/>
      <w:szCs w:val="24"/>
      <w:lang w:val="en-GB" w:eastAsia="en-GB"/>
    </w:rPr>
  </w:style>
  <w:style w:type="paragraph" w:customStyle="1" w:styleId="Paragraph">
    <w:name w:val="Paragraph"/>
    <w:basedOn w:val="Normal"/>
    <w:next w:val="Newparagraph"/>
    <w:rsid w:val="002867CE"/>
    <w:pPr>
      <w:widowControl w:val="0"/>
      <w:autoSpaceDE/>
      <w:autoSpaceDN/>
      <w:spacing w:before="240" w:line="480" w:lineRule="auto"/>
    </w:pPr>
    <w:rPr>
      <w:sz w:val="24"/>
      <w:szCs w:val="24"/>
      <w:lang w:val="en-GB" w:eastAsia="en-GB"/>
    </w:rPr>
  </w:style>
  <w:style w:type="paragraph" w:customStyle="1" w:styleId="Newparagraph">
    <w:name w:val="New paragraph"/>
    <w:basedOn w:val="Normal"/>
    <w:rsid w:val="002867CE"/>
    <w:pPr>
      <w:autoSpaceDE/>
      <w:autoSpaceDN/>
      <w:spacing w:line="480" w:lineRule="auto"/>
      <w:ind w:firstLine="720"/>
    </w:pPr>
    <w:rPr>
      <w:sz w:val="24"/>
      <w:szCs w:val="24"/>
      <w:lang w:val="en-GB" w:eastAsia="en-GB"/>
    </w:rPr>
  </w:style>
  <w:style w:type="paragraph" w:customStyle="1" w:styleId="Subjectcodes">
    <w:name w:val="Subject codes"/>
    <w:basedOn w:val="Keywords"/>
    <w:next w:val="Paragraph"/>
    <w:rsid w:val="002867CE"/>
  </w:style>
  <w:style w:type="paragraph" w:customStyle="1" w:styleId="Bulletedlist">
    <w:name w:val="Bulleted list"/>
    <w:basedOn w:val="Paragraph"/>
    <w:next w:val="Paragraph"/>
    <w:rsid w:val="002867CE"/>
    <w:pPr>
      <w:widowControl/>
      <w:tabs>
        <w:tab w:val="num" w:pos="720"/>
      </w:tabs>
      <w:spacing w:after="240"/>
      <w:contextualSpacing/>
    </w:pPr>
  </w:style>
  <w:style w:type="paragraph" w:customStyle="1" w:styleId="Heading4Paragraph">
    <w:name w:val="Heading 4 + Paragraph"/>
    <w:basedOn w:val="Paragraph"/>
    <w:next w:val="Newparagraph"/>
    <w:rsid w:val="002867CE"/>
    <w:pPr>
      <w:widowControl/>
      <w:spacing w:before="360"/>
    </w:pPr>
  </w:style>
  <w:style w:type="character" w:customStyle="1" w:styleId="st1">
    <w:name w:val="st1"/>
    <w:basedOn w:val="Fuentedeprrafopredeter"/>
    <w:rsid w:val="002867CE"/>
    <w:rPr>
      <w:w w:val="100"/>
      <w:position w:val="-1"/>
      <w:effect w:val="none"/>
      <w:vertAlign w:val="baseline"/>
      <w:cs w:val="0"/>
      <w:em w:val="none"/>
    </w:rPr>
  </w:style>
  <w:style w:type="character" w:customStyle="1" w:styleId="longtext">
    <w:name w:val="long_text"/>
    <w:basedOn w:val="Fuentedeprrafopredeter"/>
    <w:rsid w:val="002867CE"/>
    <w:rPr>
      <w:w w:val="100"/>
      <w:position w:val="-1"/>
      <w:effect w:val="none"/>
      <w:vertAlign w:val="baseline"/>
      <w:cs w:val="0"/>
      <w:em w:val="none"/>
    </w:rPr>
  </w:style>
  <w:style w:type="character" w:customStyle="1" w:styleId="hps">
    <w:name w:val="hps"/>
    <w:basedOn w:val="Fuentedeprrafopredeter"/>
    <w:rsid w:val="002867CE"/>
    <w:rPr>
      <w:w w:val="100"/>
      <w:position w:val="-1"/>
      <w:effect w:val="none"/>
      <w:vertAlign w:val="baseline"/>
      <w:cs w:val="0"/>
      <w:em w:val="none"/>
    </w:rPr>
  </w:style>
  <w:style w:type="character" w:customStyle="1" w:styleId="hpsatn">
    <w:name w:val="hps atn"/>
    <w:basedOn w:val="Fuentedeprrafopredeter"/>
    <w:rsid w:val="002867CE"/>
    <w:rPr>
      <w:w w:val="100"/>
      <w:position w:val="-1"/>
      <w:effect w:val="none"/>
      <w:vertAlign w:val="baseline"/>
      <w:cs w:val="0"/>
      <w:em w:val="none"/>
    </w:rPr>
  </w:style>
  <w:style w:type="paragraph" w:customStyle="1" w:styleId="a0">
    <w:name w:val="表"/>
    <w:basedOn w:val="Normal"/>
    <w:rsid w:val="002867CE"/>
    <w:pPr>
      <w:widowControl w:val="0"/>
      <w:autoSpaceDE/>
      <w:autoSpaceDN/>
      <w:spacing w:line="360" w:lineRule="auto"/>
      <w:ind w:firstLineChars="200" w:firstLine="480"/>
      <w:jc w:val="center"/>
    </w:pPr>
    <w:rPr>
      <w:rFonts w:ascii="Calibri" w:hAnsi="Calibri"/>
    </w:rPr>
  </w:style>
  <w:style w:type="character" w:customStyle="1" w:styleId="a1">
    <w:name w:val="表 字元"/>
    <w:rsid w:val="002867CE"/>
    <w:rPr>
      <w:rFonts w:ascii="Calibri" w:eastAsia="PMingLiU" w:hAnsi="Calibri"/>
      <w:w w:val="100"/>
      <w:position w:val="-1"/>
      <w:effect w:val="none"/>
      <w:vertAlign w:val="baseline"/>
      <w:cs w:val="0"/>
      <w:em w:val="none"/>
    </w:rPr>
  </w:style>
  <w:style w:type="paragraph" w:customStyle="1" w:styleId="a2">
    <w:name w:val="正文"/>
    <w:basedOn w:val="Normal"/>
    <w:rsid w:val="002867CE"/>
    <w:pPr>
      <w:widowControl w:val="0"/>
      <w:autoSpaceDE/>
      <w:autoSpaceDN/>
      <w:spacing w:line="360" w:lineRule="auto"/>
      <w:ind w:firstLineChars="200" w:firstLine="200"/>
      <w:jc w:val="both"/>
    </w:pPr>
    <w:rPr>
      <w:rFonts w:ascii="Calibri" w:hAnsi="Calibri"/>
    </w:rPr>
  </w:style>
  <w:style w:type="character" w:customStyle="1" w:styleId="a3">
    <w:name w:val="正文 字元"/>
    <w:rsid w:val="002867CE"/>
    <w:rPr>
      <w:rFonts w:ascii="Calibri" w:eastAsia="PMingLiU" w:hAnsi="Calibri"/>
      <w:w w:val="100"/>
      <w:position w:val="-1"/>
      <w:effect w:val="none"/>
      <w:vertAlign w:val="baseline"/>
      <w:cs w:val="0"/>
      <w:em w:val="none"/>
    </w:rPr>
  </w:style>
  <w:style w:type="character" w:customStyle="1" w:styleId="shorttext">
    <w:name w:val="short_text"/>
    <w:basedOn w:val="Fuentedeprrafopredeter"/>
    <w:rsid w:val="002867CE"/>
    <w:rPr>
      <w:w w:val="100"/>
      <w:position w:val="-1"/>
      <w:effect w:val="none"/>
      <w:vertAlign w:val="baseline"/>
      <w:cs w:val="0"/>
      <w:em w:val="none"/>
    </w:rPr>
  </w:style>
  <w:style w:type="paragraph" w:customStyle="1" w:styleId="a4">
    <w:name w:val="圖"/>
    <w:basedOn w:val="Normal"/>
    <w:rsid w:val="002867CE"/>
    <w:pPr>
      <w:widowControl w:val="0"/>
      <w:autoSpaceDE/>
      <w:autoSpaceDN/>
      <w:spacing w:line="360" w:lineRule="auto"/>
      <w:ind w:firstLineChars="200" w:firstLine="480"/>
      <w:jc w:val="center"/>
    </w:pPr>
    <w:rPr>
      <w:rFonts w:ascii="Calibri" w:hAnsi="Calibri"/>
    </w:rPr>
  </w:style>
  <w:style w:type="character" w:customStyle="1" w:styleId="a5">
    <w:name w:val="圖 字元"/>
    <w:rsid w:val="002867CE"/>
    <w:rPr>
      <w:rFonts w:ascii="Calibri" w:eastAsia="PMingLiU" w:hAnsi="Calibri"/>
      <w:w w:val="100"/>
      <w:position w:val="-1"/>
      <w:effect w:val="none"/>
      <w:vertAlign w:val="baseline"/>
      <w:cs w:val="0"/>
      <w:em w:val="none"/>
    </w:rPr>
  </w:style>
  <w:style w:type="character" w:customStyle="1" w:styleId="authoreditorlist">
    <w:name w:val="authoreditorlist"/>
    <w:basedOn w:val="Fuentedeprrafopredeter"/>
    <w:rsid w:val="002867CE"/>
    <w:rPr>
      <w:w w:val="100"/>
      <w:position w:val="-1"/>
      <w:effect w:val="none"/>
      <w:vertAlign w:val="baseline"/>
      <w:cs w:val="0"/>
      <w:em w:val="none"/>
    </w:rPr>
  </w:style>
  <w:style w:type="character" w:customStyle="1" w:styleId="title-link-wrapper">
    <w:name w:val="title-link-wrapper"/>
    <w:basedOn w:val="Fuentedeprrafopredeter"/>
    <w:rsid w:val="002867CE"/>
    <w:rPr>
      <w:w w:val="100"/>
      <w:position w:val="-1"/>
      <w:effect w:val="none"/>
      <w:vertAlign w:val="baseline"/>
      <w:cs w:val="0"/>
      <w:em w:val="none"/>
    </w:rPr>
  </w:style>
  <w:style w:type="character" w:customStyle="1" w:styleId="hidden">
    <w:name w:val="hidden"/>
    <w:basedOn w:val="Fuentedeprrafopredeter"/>
    <w:rsid w:val="002867CE"/>
    <w:rPr>
      <w:w w:val="100"/>
      <w:position w:val="-1"/>
      <w:effect w:val="none"/>
      <w:vertAlign w:val="baseline"/>
      <w:cs w:val="0"/>
      <w:em w:val="none"/>
    </w:rPr>
  </w:style>
  <w:style w:type="character" w:customStyle="1" w:styleId="medium-font">
    <w:name w:val="medium-font"/>
    <w:basedOn w:val="Fuentedeprrafopredeter"/>
    <w:rsid w:val="002867CE"/>
    <w:rPr>
      <w:w w:val="100"/>
      <w:position w:val="-1"/>
      <w:effect w:val="none"/>
      <w:vertAlign w:val="baseline"/>
      <w:cs w:val="0"/>
      <w:em w:val="none"/>
    </w:rPr>
  </w:style>
  <w:style w:type="character" w:customStyle="1" w:styleId="container">
    <w:name w:val="container"/>
    <w:basedOn w:val="Fuentedeprrafopredeter"/>
    <w:rsid w:val="002867CE"/>
    <w:rPr>
      <w:w w:val="100"/>
      <w:position w:val="-1"/>
      <w:effect w:val="none"/>
      <w:vertAlign w:val="baseline"/>
      <w:cs w:val="0"/>
      <w:em w:val="none"/>
    </w:rPr>
  </w:style>
  <w:style w:type="character" w:customStyle="1" w:styleId="year">
    <w:name w:val="year"/>
    <w:basedOn w:val="Fuentedeprrafopredeter"/>
    <w:rsid w:val="002867CE"/>
    <w:rPr>
      <w:w w:val="100"/>
      <w:position w:val="-1"/>
      <w:effect w:val="none"/>
      <w:vertAlign w:val="baseline"/>
      <w:cs w:val="0"/>
      <w:em w:val="none"/>
    </w:rPr>
  </w:style>
  <w:style w:type="character" w:customStyle="1" w:styleId="info">
    <w:name w:val="info"/>
    <w:basedOn w:val="Fuentedeprrafopredeter"/>
    <w:rsid w:val="002867CE"/>
    <w:rPr>
      <w:w w:val="100"/>
      <w:position w:val="-1"/>
      <w:effect w:val="none"/>
      <w:vertAlign w:val="baseline"/>
      <w:cs w:val="0"/>
      <w:em w:val="none"/>
    </w:rPr>
  </w:style>
  <w:style w:type="character" w:customStyle="1" w:styleId="volume">
    <w:name w:val="volume"/>
    <w:basedOn w:val="Fuentedeprrafopredeter"/>
    <w:rsid w:val="002867CE"/>
    <w:rPr>
      <w:w w:val="100"/>
      <w:position w:val="-1"/>
      <w:effect w:val="none"/>
      <w:vertAlign w:val="baseline"/>
      <w:cs w:val="0"/>
      <w:em w:val="none"/>
    </w:rPr>
  </w:style>
  <w:style w:type="character" w:customStyle="1" w:styleId="issue">
    <w:name w:val="issue"/>
    <w:basedOn w:val="Fuentedeprrafopredeter"/>
    <w:rsid w:val="002867CE"/>
    <w:rPr>
      <w:w w:val="100"/>
      <w:position w:val="-1"/>
      <w:effect w:val="none"/>
      <w:vertAlign w:val="baseline"/>
      <w:cs w:val="0"/>
      <w:em w:val="none"/>
    </w:rPr>
  </w:style>
  <w:style w:type="character" w:customStyle="1" w:styleId="pages">
    <w:name w:val="pages"/>
    <w:basedOn w:val="Fuentedeprrafopredeter"/>
    <w:rsid w:val="002867CE"/>
    <w:rPr>
      <w:w w:val="100"/>
      <w:position w:val="-1"/>
      <w:effect w:val="none"/>
      <w:vertAlign w:val="baseline"/>
      <w:cs w:val="0"/>
      <w:em w:val="none"/>
    </w:rPr>
  </w:style>
  <w:style w:type="character" w:customStyle="1" w:styleId="author0">
    <w:name w:val="author"/>
    <w:basedOn w:val="Fuentedeprrafopredeter"/>
    <w:rsid w:val="002867CE"/>
    <w:rPr>
      <w:w w:val="100"/>
      <w:position w:val="-1"/>
      <w:effect w:val="none"/>
      <w:vertAlign w:val="baseline"/>
      <w:cs w:val="0"/>
      <w:em w:val="none"/>
    </w:rPr>
  </w:style>
  <w:style w:type="character" w:customStyle="1" w:styleId="authors">
    <w:name w:val="authors"/>
    <w:basedOn w:val="Fuentedeprrafopredeter"/>
    <w:rsid w:val="002867CE"/>
    <w:rPr>
      <w:w w:val="100"/>
      <w:position w:val="-1"/>
      <w:effect w:val="none"/>
      <w:vertAlign w:val="baseline"/>
      <w:cs w:val="0"/>
      <w:em w:val="none"/>
    </w:rPr>
  </w:style>
  <w:style w:type="character" w:customStyle="1" w:styleId="sep">
    <w:name w:val="sep"/>
    <w:basedOn w:val="Fuentedeprrafopredeter"/>
    <w:rsid w:val="002867CE"/>
    <w:rPr>
      <w:w w:val="100"/>
      <w:position w:val="-1"/>
      <w:effect w:val="none"/>
      <w:vertAlign w:val="baseline"/>
      <w:cs w:val="0"/>
      <w:em w:val="none"/>
    </w:rPr>
  </w:style>
  <w:style w:type="character" w:customStyle="1" w:styleId="publication">
    <w:name w:val="publication"/>
    <w:basedOn w:val="Fuentedeprrafopredeter"/>
    <w:rsid w:val="002867CE"/>
    <w:rPr>
      <w:w w:val="100"/>
      <w:position w:val="-1"/>
      <w:effect w:val="none"/>
      <w:vertAlign w:val="baseline"/>
      <w:cs w:val="0"/>
      <w:em w:val="none"/>
    </w:rPr>
  </w:style>
  <w:style w:type="paragraph" w:customStyle="1" w:styleId="11">
    <w:name w:val="標號1"/>
    <w:basedOn w:val="Normal"/>
    <w:rsid w:val="002867CE"/>
    <w:pPr>
      <w:autoSpaceDE/>
      <w:autoSpaceDN/>
      <w:spacing w:before="100" w:beforeAutospacing="1" w:after="100" w:afterAutospacing="1"/>
    </w:pPr>
    <w:rPr>
      <w:rFonts w:ascii="PMingLiU" w:hAnsi="PMingLiU" w:cs="PMingLiU"/>
      <w:sz w:val="24"/>
      <w:szCs w:val="24"/>
      <w:lang w:eastAsia="zh-TW"/>
    </w:rPr>
  </w:style>
  <w:style w:type="character" w:customStyle="1" w:styleId="snippet">
    <w:name w:val="snippet"/>
    <w:rsid w:val="002867CE"/>
    <w:rPr>
      <w:color w:val="E37222"/>
      <w:w w:val="100"/>
      <w:position w:val="-1"/>
      <w:effect w:val="none"/>
      <w:vertAlign w:val="baseline"/>
      <w:cs w:val="0"/>
      <w:em w:val="none"/>
    </w:rPr>
  </w:style>
  <w:style w:type="table" w:styleId="Tablaclsica1">
    <w:name w:val="Table Classic 1"/>
    <w:basedOn w:val="Tablanormal"/>
    <w:rsid w:val="002867CE"/>
    <w:pPr>
      <w:suppressAutoHyphens/>
      <w:spacing w:line="480" w:lineRule="auto"/>
      <w:ind w:leftChars="-1" w:left="-1" w:hangingChars="1"/>
      <w:textDirection w:val="btLr"/>
      <w:textAlignment w:val="top"/>
      <w:outlineLvl w:val="0"/>
    </w:pPr>
    <w:rPr>
      <w:position w:val="-1"/>
    </w:rPr>
    <w:tblPr>
      <w:tblBorders>
        <w:top w:val="single" w:sz="12" w:space="0" w:color="000000"/>
        <w:bottom w:val="single" w:sz="12" w:space="0" w:color="000000"/>
      </w:tblBorders>
    </w:tblPr>
  </w:style>
  <w:style w:type="character" w:customStyle="1" w:styleId="Heading3Char">
    <w:name w:val="Heading 3 Char"/>
    <w:rsid w:val="002867CE"/>
    <w:rPr>
      <w:rFonts w:ascii="Arial" w:eastAsia="DFKai-SB" w:hAnsi="Arial" w:cs="Times New Roman"/>
      <w:b/>
      <w:bCs/>
      <w:w w:val="100"/>
      <w:position w:val="-1"/>
      <w:sz w:val="36"/>
      <w:szCs w:val="36"/>
      <w:effect w:val="none"/>
      <w:vertAlign w:val="baseline"/>
      <w:cs w:val="0"/>
      <w:em w:val="none"/>
    </w:rPr>
  </w:style>
  <w:style w:type="character" w:customStyle="1" w:styleId="atn">
    <w:name w:val="atn"/>
    <w:basedOn w:val="Fuentedeprrafopredeter"/>
    <w:rsid w:val="002867CE"/>
    <w:rPr>
      <w:w w:val="100"/>
      <w:position w:val="-1"/>
      <w:effect w:val="none"/>
      <w:vertAlign w:val="baseline"/>
      <w:cs w:val="0"/>
      <w:em w:val="none"/>
    </w:rPr>
  </w:style>
  <w:style w:type="table" w:styleId="Tablaconcuadrcula1">
    <w:name w:val="Table Grid 1"/>
    <w:basedOn w:val="Tablanormal"/>
    <w:rsid w:val="002867CE"/>
    <w:pPr>
      <w:suppressAutoHyphens/>
      <w:spacing w:line="480" w:lineRule="auto"/>
      <w:ind w:leftChars="-1" w:left="-1" w:hangingChars="1"/>
      <w:textDirection w:val="btLr"/>
      <w:textAlignment w:val="top"/>
      <w:outlineLvl w:val="0"/>
    </w:pPr>
    <w:rPr>
      <w:position w:val="-1"/>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character" w:customStyle="1" w:styleId="tcsub2">
    <w:name w:val="tc_sub2"/>
    <w:basedOn w:val="Fuentedeprrafopredeter"/>
    <w:rsid w:val="002867CE"/>
    <w:rPr>
      <w:w w:val="100"/>
      <w:position w:val="-1"/>
      <w:effect w:val="none"/>
      <w:vertAlign w:val="baseline"/>
      <w:cs w:val="0"/>
      <w:em w:val="none"/>
    </w:rPr>
  </w:style>
  <w:style w:type="character" w:customStyle="1" w:styleId="longtextshorttext">
    <w:name w:val="long_text short_text"/>
    <w:basedOn w:val="Fuentedeprrafopredeter"/>
    <w:rsid w:val="002867CE"/>
    <w:rPr>
      <w:w w:val="100"/>
      <w:position w:val="-1"/>
      <w:effect w:val="none"/>
      <w:vertAlign w:val="baseline"/>
      <w:cs w:val="0"/>
      <w:em w:val="none"/>
    </w:rPr>
  </w:style>
  <w:style w:type="character" w:customStyle="1" w:styleId="ft">
    <w:name w:val="ft"/>
    <w:basedOn w:val="Fuentedeprrafopredeter"/>
    <w:rsid w:val="002867CE"/>
    <w:rPr>
      <w:w w:val="100"/>
      <w:position w:val="-1"/>
      <w:effect w:val="none"/>
      <w:vertAlign w:val="baseline"/>
      <w:cs w:val="0"/>
      <w:em w:val="none"/>
    </w:rPr>
  </w:style>
  <w:style w:type="paragraph" w:customStyle="1" w:styleId="Default">
    <w:name w:val="Default"/>
    <w:rsid w:val="002867CE"/>
    <w:pPr>
      <w:widowControl w:val="0"/>
      <w:suppressAutoHyphens/>
      <w:autoSpaceDE w:val="0"/>
      <w:autoSpaceDN w:val="0"/>
      <w:adjustRightInd w:val="0"/>
      <w:spacing w:line="1" w:lineRule="atLeast"/>
      <w:ind w:leftChars="-1" w:left="-1" w:hangingChars="1"/>
      <w:textDirection w:val="btLr"/>
      <w:textAlignment w:val="top"/>
      <w:outlineLvl w:val="0"/>
    </w:pPr>
    <w:rPr>
      <w:color w:val="000000"/>
      <w:position w:val="-1"/>
      <w:sz w:val="24"/>
      <w:szCs w:val="24"/>
      <w:lang w:eastAsia="zh-TW"/>
    </w:rPr>
  </w:style>
  <w:style w:type="paragraph" w:customStyle="1" w:styleId="a6">
    <w:name w:val="參考書目"/>
    <w:basedOn w:val="Normal"/>
    <w:rsid w:val="002867CE"/>
    <w:pPr>
      <w:widowControl w:val="0"/>
      <w:adjustRightInd w:val="0"/>
      <w:spacing w:line="240" w:lineRule="atLeast"/>
      <w:jc w:val="both"/>
    </w:pPr>
  </w:style>
  <w:style w:type="character" w:customStyle="1" w:styleId="TK1">
    <w:name w:val="[TK中文]標準內文 字元1"/>
    <w:rsid w:val="002867CE"/>
    <w:rPr>
      <w:noProof w:val="0"/>
      <w:w w:val="100"/>
      <w:kern w:val="2"/>
      <w:position w:val="-1"/>
      <w:sz w:val="24"/>
      <w:szCs w:val="24"/>
      <w:effect w:val="none"/>
      <w:vertAlign w:val="baseline"/>
      <w:cs w:val="0"/>
      <w:em w:val="none"/>
      <w:lang w:val="en-US" w:eastAsia="zh-TW" w:bidi="ar-SA"/>
    </w:rPr>
  </w:style>
  <w:style w:type="character" w:styleId="MquinadeescribirHTML">
    <w:name w:val="HTML Typewriter"/>
    <w:rsid w:val="002867CE"/>
    <w:rPr>
      <w:rFonts w:ascii="Courier New" w:eastAsia="Times New Roman" w:hAnsi="Courier New" w:cs="Courier New"/>
      <w:w w:val="100"/>
      <w:position w:val="-1"/>
      <w:sz w:val="20"/>
      <w:szCs w:val="20"/>
      <w:effect w:val="none"/>
      <w:vertAlign w:val="baseline"/>
      <w:cs w:val="0"/>
      <w:em w:val="none"/>
    </w:rPr>
  </w:style>
  <w:style w:type="paragraph" w:customStyle="1" w:styleId="Paper-Title">
    <w:name w:val="Paper-Title"/>
    <w:basedOn w:val="Normal"/>
    <w:rsid w:val="002867CE"/>
    <w:pPr>
      <w:autoSpaceDE/>
      <w:autoSpaceDN/>
      <w:spacing w:after="120"/>
      <w:jc w:val="center"/>
    </w:pPr>
    <w:rPr>
      <w:rFonts w:ascii="Helvetica" w:hAnsi="Helvetica"/>
      <w:b/>
      <w:sz w:val="36"/>
    </w:rPr>
  </w:style>
  <w:style w:type="character" w:styleId="CitaHTML">
    <w:name w:val="HTML Cite"/>
    <w:qFormat/>
    <w:rsid w:val="002867CE"/>
    <w:rPr>
      <w:i/>
      <w:iCs/>
      <w:w w:val="100"/>
      <w:position w:val="-1"/>
      <w:effect w:val="none"/>
      <w:vertAlign w:val="baseline"/>
      <w:cs w:val="0"/>
      <w:em w:val="none"/>
    </w:rPr>
  </w:style>
  <w:style w:type="character" w:customStyle="1" w:styleId="pubyear">
    <w:name w:val="pubyear"/>
    <w:basedOn w:val="Fuentedeprrafopredeter"/>
    <w:rsid w:val="002867CE"/>
    <w:rPr>
      <w:w w:val="100"/>
      <w:position w:val="-1"/>
      <w:effect w:val="none"/>
      <w:vertAlign w:val="baseline"/>
      <w:cs w:val="0"/>
      <w:em w:val="none"/>
    </w:rPr>
  </w:style>
  <w:style w:type="character" w:customStyle="1" w:styleId="articletitle0">
    <w:name w:val="articletitle"/>
    <w:basedOn w:val="Fuentedeprrafopredeter"/>
    <w:rsid w:val="002867CE"/>
    <w:rPr>
      <w:w w:val="100"/>
      <w:position w:val="-1"/>
      <w:effect w:val="none"/>
      <w:vertAlign w:val="baseline"/>
      <w:cs w:val="0"/>
      <w:em w:val="none"/>
    </w:rPr>
  </w:style>
  <w:style w:type="character" w:customStyle="1" w:styleId="journaltitle3">
    <w:name w:val="journaltitle3"/>
    <w:rsid w:val="002867CE"/>
    <w:rPr>
      <w:i/>
      <w:iCs/>
      <w:w w:val="100"/>
      <w:position w:val="-1"/>
      <w:effect w:val="none"/>
      <w:vertAlign w:val="baseline"/>
      <w:cs w:val="0"/>
      <w:em w:val="none"/>
    </w:rPr>
  </w:style>
  <w:style w:type="character" w:customStyle="1" w:styleId="vol3">
    <w:name w:val="vol3"/>
    <w:rsid w:val="002867CE"/>
    <w:rPr>
      <w:b/>
      <w:bCs/>
      <w:w w:val="100"/>
      <w:position w:val="-1"/>
      <w:effect w:val="none"/>
      <w:vertAlign w:val="baseline"/>
      <w:cs w:val="0"/>
      <w:em w:val="none"/>
    </w:rPr>
  </w:style>
  <w:style w:type="character" w:customStyle="1" w:styleId="pagefirst">
    <w:name w:val="pagefirst"/>
    <w:basedOn w:val="Fuentedeprrafopredeter"/>
    <w:rsid w:val="002867CE"/>
    <w:rPr>
      <w:w w:val="100"/>
      <w:position w:val="-1"/>
      <w:effect w:val="none"/>
      <w:vertAlign w:val="baseline"/>
      <w:cs w:val="0"/>
      <w:em w:val="none"/>
    </w:rPr>
  </w:style>
  <w:style w:type="character" w:customStyle="1" w:styleId="pagelast">
    <w:name w:val="pagelast"/>
    <w:basedOn w:val="Fuentedeprrafopredeter"/>
    <w:rsid w:val="002867CE"/>
    <w:rPr>
      <w:w w:val="100"/>
      <w:position w:val="-1"/>
      <w:effect w:val="none"/>
      <w:vertAlign w:val="baseline"/>
      <w:cs w:val="0"/>
      <w:em w:val="none"/>
    </w:rPr>
  </w:style>
  <w:style w:type="paragraph" w:styleId="Encabezadodelista">
    <w:name w:val="toa heading"/>
    <w:next w:val="Normal"/>
    <w:qFormat/>
    <w:rsid w:val="002867CE"/>
    <w:pPr>
      <w:suppressAutoHyphens/>
      <w:spacing w:before="120" w:line="1" w:lineRule="atLeast"/>
      <w:ind w:leftChars="-1" w:left="-1" w:hangingChars="1"/>
      <w:jc w:val="both"/>
      <w:textDirection w:val="btLr"/>
      <w:textAlignment w:val="top"/>
      <w:outlineLvl w:val="0"/>
    </w:pPr>
    <w:rPr>
      <w:rFonts w:ascii="Arial" w:hAnsi="Arial" w:cs="Arial"/>
      <w:kern w:val="28"/>
      <w:position w:val="-1"/>
      <w:sz w:val="24"/>
      <w:szCs w:val="24"/>
    </w:rPr>
  </w:style>
  <w:style w:type="paragraph" w:styleId="Continuarlista2">
    <w:name w:val="List Continue 2"/>
    <w:qFormat/>
    <w:rsid w:val="002867CE"/>
    <w:pPr>
      <w:suppressAutoHyphens/>
      <w:spacing w:after="120" w:line="1" w:lineRule="atLeast"/>
      <w:ind w:leftChars="400" w:left="960" w:hangingChars="1"/>
      <w:jc w:val="both"/>
      <w:textDirection w:val="btLr"/>
      <w:textAlignment w:val="top"/>
      <w:outlineLvl w:val="0"/>
    </w:pPr>
    <w:rPr>
      <w:kern w:val="28"/>
      <w:position w:val="-1"/>
    </w:rPr>
  </w:style>
  <w:style w:type="paragraph" w:customStyle="1" w:styleId="12">
    <w:name w:val="引文1"/>
    <w:rsid w:val="002867CE"/>
    <w:pPr>
      <w:suppressAutoHyphens/>
      <w:spacing w:line="1" w:lineRule="atLeast"/>
      <w:ind w:leftChars="-1" w:left="567" w:right="565" w:hangingChars="1"/>
      <w:jc w:val="both"/>
      <w:textDirection w:val="btLr"/>
      <w:textAlignment w:val="top"/>
      <w:outlineLvl w:val="0"/>
    </w:pPr>
    <w:rPr>
      <w:kern w:val="28"/>
      <w:position w:val="-1"/>
    </w:rPr>
  </w:style>
  <w:style w:type="character" w:customStyle="1" w:styleId="Context">
    <w:name w:val="Context 字元 字元 字元"/>
    <w:rsid w:val="002867CE"/>
    <w:rPr>
      <w:b/>
      <w:w w:val="100"/>
      <w:kern w:val="2"/>
      <w:position w:val="-1"/>
      <w:sz w:val="24"/>
      <w:szCs w:val="24"/>
      <w:effect w:val="none"/>
      <w:vertAlign w:val="baseline"/>
      <w:cs w:val="0"/>
      <w:em w:val="none"/>
      <w:lang w:val="en-US" w:eastAsia="en-US" w:bidi="ar-SA"/>
    </w:rPr>
  </w:style>
  <w:style w:type="paragraph" w:customStyle="1" w:styleId="Context0">
    <w:name w:val="Context 字元 字元"/>
    <w:rsid w:val="002867CE"/>
    <w:pPr>
      <w:widowControl w:val="0"/>
      <w:suppressAutoHyphens/>
      <w:spacing w:line="480" w:lineRule="auto"/>
      <w:ind w:leftChars="-1" w:left="-1" w:hangingChars="1"/>
      <w:textDirection w:val="btLr"/>
      <w:textAlignment w:val="top"/>
      <w:outlineLvl w:val="0"/>
    </w:pPr>
    <w:rPr>
      <w:b/>
      <w:kern w:val="2"/>
      <w:position w:val="-1"/>
      <w:sz w:val="24"/>
      <w:szCs w:val="24"/>
    </w:rPr>
  </w:style>
  <w:style w:type="paragraph" w:customStyle="1" w:styleId="Context1">
    <w:name w:val="Context 字元"/>
    <w:rsid w:val="002867CE"/>
    <w:pPr>
      <w:widowControl w:val="0"/>
      <w:suppressAutoHyphens/>
      <w:spacing w:line="480" w:lineRule="auto"/>
      <w:ind w:leftChars="-1" w:left="-1" w:hangingChars="1"/>
      <w:textDirection w:val="btLr"/>
      <w:textAlignment w:val="top"/>
      <w:outlineLvl w:val="0"/>
    </w:pPr>
    <w:rPr>
      <w:kern w:val="2"/>
      <w:position w:val="-1"/>
      <w:sz w:val="24"/>
      <w:szCs w:val="24"/>
      <w:lang w:eastAsia="zh-TW"/>
    </w:rPr>
  </w:style>
  <w:style w:type="character" w:customStyle="1" w:styleId="ETSNormalChar">
    <w:name w:val="ET&amp;S_Normal Char"/>
    <w:rsid w:val="002867CE"/>
    <w:rPr>
      <w:color w:val="000000"/>
      <w:w w:val="100"/>
      <w:kern w:val="28"/>
      <w:position w:val="-1"/>
      <w:effect w:val="none"/>
      <w:vertAlign w:val="baseline"/>
      <w:cs w:val="0"/>
      <w:em w:val="none"/>
      <w:lang w:eastAsia="en-NZ" w:bidi="he-IL"/>
    </w:rPr>
  </w:style>
  <w:style w:type="character" w:customStyle="1" w:styleId="DescripcinCarTFCarCaptionCharCharCharCar">
    <w:name w:val="Descripción Car;TF Car;Caption Char Char Char Car"/>
    <w:rsid w:val="002867CE"/>
    <w:rPr>
      <w:rFonts w:ascii="Garamond" w:eastAsia="Batang" w:hAnsi="Garamond"/>
      <w:b/>
      <w:color w:val="000000"/>
      <w:w w:val="100"/>
      <w:kern w:val="2"/>
      <w:position w:val="-1"/>
      <w:sz w:val="28"/>
      <w:szCs w:val="24"/>
      <w:effect w:val="none"/>
      <w:vertAlign w:val="baseline"/>
      <w:cs w:val="0"/>
      <w:em w:val="none"/>
      <w:lang w:eastAsia="ko-KR" w:bidi="ar-SA"/>
    </w:rPr>
  </w:style>
  <w:style w:type="paragraph" w:customStyle="1" w:styleId="H1">
    <w:name w:val="H1"/>
    <w:basedOn w:val="H2"/>
    <w:rsid w:val="002867CE"/>
    <w:pPr>
      <w:widowControl w:val="0"/>
      <w:autoSpaceDE/>
      <w:autoSpaceDN/>
      <w:jc w:val="both"/>
    </w:pPr>
    <w:rPr>
      <w:sz w:val="24"/>
      <w:szCs w:val="24"/>
    </w:rPr>
  </w:style>
  <w:style w:type="paragraph" w:styleId="Prrafodelista">
    <w:name w:val="List Paragraph"/>
    <w:basedOn w:val="Normal"/>
    <w:uiPriority w:val="34"/>
    <w:qFormat/>
    <w:rsid w:val="002867CE"/>
    <w:pPr>
      <w:autoSpaceDE/>
      <w:autoSpaceDN/>
      <w:ind w:left="720"/>
      <w:contextualSpacing/>
    </w:pPr>
    <w:rPr>
      <w:rFonts w:ascii="Calibri" w:hAnsi="Calibri"/>
      <w:sz w:val="22"/>
      <w:szCs w:val="22"/>
    </w:rPr>
  </w:style>
  <w:style w:type="character" w:customStyle="1" w:styleId="CommentTextChar">
    <w:name w:val="Comment Text Char"/>
    <w:rsid w:val="002867CE"/>
    <w:rPr>
      <w:w w:val="100"/>
      <w:position w:val="-1"/>
      <w:sz w:val="20"/>
      <w:szCs w:val="20"/>
      <w:effect w:val="none"/>
      <w:vertAlign w:val="baseline"/>
      <w:cs w:val="0"/>
      <w:em w:val="none"/>
    </w:rPr>
  </w:style>
  <w:style w:type="table" w:customStyle="1" w:styleId="LightShading1">
    <w:name w:val="Light Shading1"/>
    <w:basedOn w:val="Tablanormal"/>
    <w:rsid w:val="002867CE"/>
    <w:pPr>
      <w:suppressAutoHyphens/>
      <w:spacing w:line="1" w:lineRule="atLeast"/>
      <w:ind w:leftChars="-1" w:left="-1" w:hangingChars="1"/>
      <w:textDirection w:val="btLr"/>
      <w:textAlignment w:val="top"/>
      <w:outlineLvl w:val="0"/>
    </w:pPr>
    <w:rPr>
      <w:rFonts w:ascii="Calibri" w:eastAsia="Calibri" w:hAnsi="Calibri"/>
      <w:color w:val="000000"/>
      <w:position w:val="-1"/>
    </w:rPr>
    <w:tblPr>
      <w:tblStyleRowBandSize w:val="1"/>
      <w:tblStyleColBandSize w:val="1"/>
      <w:tblBorders>
        <w:top w:val="single" w:sz="8" w:space="0" w:color="000000"/>
        <w:bottom w:val="single" w:sz="8" w:space="0" w:color="000000"/>
      </w:tblBorders>
    </w:tblPr>
  </w:style>
  <w:style w:type="table" w:customStyle="1" w:styleId="MediumList11">
    <w:name w:val="Medium List 11"/>
    <w:basedOn w:val="Tablanormal"/>
    <w:rsid w:val="002867CE"/>
    <w:pPr>
      <w:suppressAutoHyphens/>
      <w:spacing w:line="1" w:lineRule="atLeast"/>
      <w:ind w:leftChars="-1" w:left="-1" w:hangingChars="1"/>
      <w:textDirection w:val="btLr"/>
      <w:textAlignment w:val="top"/>
      <w:outlineLvl w:val="0"/>
    </w:pPr>
    <w:rPr>
      <w:rFonts w:ascii="Calibri" w:eastAsia="Calibri" w:hAnsi="Calibri"/>
      <w:color w:val="000000"/>
      <w:position w:val="-1"/>
    </w:rPr>
    <w:tblPr>
      <w:tblStyleRowBandSize w:val="1"/>
      <w:tblStyleColBandSize w:val="1"/>
      <w:tblBorders>
        <w:top w:val="single" w:sz="8" w:space="0" w:color="000000"/>
        <w:bottom w:val="single" w:sz="8" w:space="0" w:color="000000"/>
      </w:tblBorders>
    </w:tblPr>
  </w:style>
  <w:style w:type="table" w:styleId="Cuadrculamedia2-nfasis3">
    <w:name w:val="Medium Grid 2 Accent 3"/>
    <w:basedOn w:val="Tablanormal"/>
    <w:rsid w:val="002867CE"/>
    <w:pPr>
      <w:suppressAutoHyphens/>
      <w:spacing w:line="1" w:lineRule="atLeast"/>
      <w:ind w:leftChars="-1" w:left="-1" w:hangingChars="1"/>
      <w:textDirection w:val="btLr"/>
      <w:textAlignment w:val="top"/>
      <w:outlineLvl w:val="0"/>
    </w:pPr>
    <w:rPr>
      <w:rFonts w:ascii="Cambria" w:eastAsia="PMingLiU" w:hAnsi="Cambria"/>
      <w:color w:val="000000"/>
      <w:position w:val="-1"/>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style>
  <w:style w:type="table" w:customStyle="1" w:styleId="MediumGrid21">
    <w:name w:val="Medium Grid 21"/>
    <w:basedOn w:val="Tablanormal"/>
    <w:rsid w:val="002867CE"/>
    <w:pPr>
      <w:suppressAutoHyphens/>
      <w:spacing w:line="1" w:lineRule="atLeast"/>
      <w:ind w:leftChars="-1" w:left="-1" w:hangingChars="1"/>
      <w:textDirection w:val="btLr"/>
      <w:textAlignment w:val="top"/>
      <w:outlineLvl w:val="0"/>
    </w:pPr>
    <w:rPr>
      <w:rFonts w:ascii="Cambria" w:eastAsia="PMingLiU" w:hAnsi="Cambria"/>
      <w:color w:val="000000"/>
      <w:position w:val="-1"/>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style>
  <w:style w:type="table" w:styleId="Tablaconlista4">
    <w:name w:val="Table List 4"/>
    <w:basedOn w:val="Tablanormal"/>
    <w:rsid w:val="002867CE"/>
    <w:pPr>
      <w:suppressAutoHyphens/>
      <w:spacing w:line="1" w:lineRule="atLeast"/>
      <w:ind w:leftChars="-1" w:left="-1" w:hangingChars="1"/>
      <w:jc w:val="both"/>
      <w:textDirection w:val="btLr"/>
      <w:textAlignment w:val="top"/>
      <w:outlineLvl w:val="0"/>
    </w:pPr>
    <w:rPr>
      <w:position w:val="-1"/>
    </w:rPr>
    <w:tblPr>
      <w:tblBorders>
        <w:top w:val="single" w:sz="12" w:space="0" w:color="000000"/>
        <w:left w:val="single" w:sz="12" w:space="0" w:color="000000"/>
        <w:bottom w:val="single" w:sz="12" w:space="0" w:color="000000"/>
        <w:right w:val="single" w:sz="12" w:space="0" w:color="000000"/>
        <w:insideH w:val="single" w:sz="6" w:space="0" w:color="000000"/>
      </w:tblBorders>
    </w:tblPr>
  </w:style>
  <w:style w:type="character" w:customStyle="1" w:styleId="cit-in-place-nohover">
    <w:name w:val="cit-in-place-nohover"/>
    <w:basedOn w:val="Fuentedeprrafopredeter"/>
    <w:rsid w:val="002867CE"/>
    <w:rPr>
      <w:w w:val="100"/>
      <w:position w:val="-1"/>
      <w:effect w:val="none"/>
      <w:vertAlign w:val="baseline"/>
      <w:cs w:val="0"/>
      <w:em w:val="none"/>
    </w:rPr>
  </w:style>
  <w:style w:type="table" w:styleId="Tablabsica2">
    <w:name w:val="Table Simple 2"/>
    <w:basedOn w:val="Tablanormal"/>
    <w:rsid w:val="002867CE"/>
    <w:pPr>
      <w:suppressAutoHyphens/>
      <w:spacing w:line="1" w:lineRule="atLeast"/>
      <w:ind w:leftChars="-1" w:left="-1" w:hangingChars="1"/>
      <w:jc w:val="both"/>
      <w:textDirection w:val="btLr"/>
      <w:textAlignment w:val="top"/>
      <w:outlineLvl w:val="0"/>
    </w:pPr>
    <w:rPr>
      <w:position w:val="-1"/>
    </w:rPr>
    <w:tblPr/>
  </w:style>
  <w:style w:type="character" w:customStyle="1" w:styleId="Mencinsinresolver1">
    <w:name w:val="Mención sin resolver1"/>
    <w:qFormat/>
    <w:rsid w:val="002867CE"/>
    <w:rPr>
      <w:color w:val="605E5C"/>
      <w:w w:val="100"/>
      <w:position w:val="-1"/>
      <w:effect w:val="none"/>
      <w:shd w:val="clear" w:color="auto" w:fill="E1DFDD"/>
      <w:vertAlign w:val="baseline"/>
      <w:cs w:val="0"/>
      <w:em w:val="none"/>
    </w:rPr>
  </w:style>
  <w:style w:type="table" w:styleId="Tablanormal3">
    <w:name w:val="Plain Table 3"/>
    <w:basedOn w:val="Tablanormal"/>
    <w:rsid w:val="002867CE"/>
    <w:pPr>
      <w:suppressAutoHyphens/>
      <w:spacing w:line="1" w:lineRule="atLeast"/>
      <w:ind w:leftChars="-1" w:left="-1" w:hangingChars="1"/>
      <w:textDirection w:val="btLr"/>
      <w:textAlignment w:val="top"/>
      <w:outlineLvl w:val="0"/>
    </w:pPr>
    <w:rPr>
      <w:rFonts w:ascii="Calibri" w:eastAsia="Calibri" w:hAnsi="Calibri"/>
      <w:position w:val="-1"/>
    </w:rPr>
    <w:tblPr>
      <w:tblStyleRowBandSize w:val="1"/>
      <w:tblStyleColBandSize w:val="1"/>
    </w:tblPr>
  </w:style>
  <w:style w:type="table" w:styleId="Tabladelista1clara">
    <w:name w:val="List Table 1 Light"/>
    <w:basedOn w:val="Tablanormal"/>
    <w:rsid w:val="002867CE"/>
    <w:pPr>
      <w:suppressAutoHyphens/>
      <w:spacing w:line="1" w:lineRule="atLeast"/>
      <w:ind w:leftChars="-1" w:left="-1" w:hangingChars="1"/>
      <w:textDirection w:val="btLr"/>
      <w:textAlignment w:val="top"/>
      <w:outlineLvl w:val="0"/>
    </w:pPr>
    <w:rPr>
      <w:rFonts w:ascii="Calibri" w:eastAsia="Calibri" w:hAnsi="Calibri"/>
      <w:position w:val="-1"/>
    </w:rPr>
    <w:tblPr>
      <w:tblStyleRowBandSize w:val="1"/>
      <w:tblStyleColBandSize w:val="1"/>
    </w:tblPr>
  </w:style>
  <w:style w:type="numbering" w:customStyle="1" w:styleId="Listaactual1">
    <w:name w:val="Lista actual1"/>
    <w:rsid w:val="002867CE"/>
  </w:style>
  <w:style w:type="character" w:customStyle="1" w:styleId="citation">
    <w:name w:val="citation"/>
    <w:basedOn w:val="Fuentedeprrafopredeter"/>
    <w:rsid w:val="002867CE"/>
    <w:rPr>
      <w:w w:val="100"/>
      <w:position w:val="-1"/>
      <w:effect w:val="none"/>
      <w:vertAlign w:val="baseline"/>
      <w:cs w:val="0"/>
      <w:em w:val="none"/>
    </w:rPr>
  </w:style>
  <w:style w:type="character" w:customStyle="1" w:styleId="retrieval">
    <w:name w:val="retrieval"/>
    <w:basedOn w:val="Fuentedeprrafopredeter"/>
    <w:rsid w:val="002867CE"/>
    <w:rPr>
      <w:w w:val="100"/>
      <w:position w:val="-1"/>
      <w:effect w:val="none"/>
      <w:vertAlign w:val="baseline"/>
      <w:cs w:val="0"/>
      <w:em w:val="none"/>
    </w:r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2867CE"/>
    <w:rPr>
      <w:rFonts w:ascii="Georgia" w:eastAsia="Georgia" w:hAnsi="Georgia" w:cs="Georgia"/>
      <w:i/>
      <w:color w:val="666666"/>
      <w:position w:val="-1"/>
      <w:sz w:val="48"/>
      <w:szCs w:val="48"/>
      <w:lang w:val="en-US"/>
    </w:rPr>
  </w:style>
  <w:style w:type="paragraph" w:styleId="Encabezado">
    <w:name w:val="header"/>
    <w:basedOn w:val="Normal"/>
    <w:link w:val="EncabezadoCar"/>
    <w:uiPriority w:val="99"/>
    <w:unhideWhenUsed/>
    <w:rsid w:val="002867C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867CE"/>
    <w:rPr>
      <w:rFonts w:ascii="Times New Roman" w:eastAsia="Times New Roman" w:hAnsi="Times New Roman" w:cs="Times New Roman"/>
      <w:position w:val="-1"/>
      <w:sz w:val="20"/>
      <w:szCs w:val="20"/>
      <w:lang w:val="en-US"/>
    </w:rPr>
  </w:style>
  <w:style w:type="table" w:customStyle="1" w:styleId="a7">
    <w:basedOn w:val="TableNormal0"/>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325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4769">
      <w:bodyDiv w:val="1"/>
      <w:marLeft w:val="0"/>
      <w:marRight w:val="0"/>
      <w:marTop w:val="0"/>
      <w:marBottom w:val="0"/>
      <w:divBdr>
        <w:top w:val="none" w:sz="0" w:space="0" w:color="auto"/>
        <w:left w:val="none" w:sz="0" w:space="0" w:color="auto"/>
        <w:bottom w:val="none" w:sz="0" w:space="0" w:color="auto"/>
        <w:right w:val="none" w:sz="0" w:space="0" w:color="auto"/>
      </w:divBdr>
    </w:div>
    <w:div w:id="79106783">
      <w:bodyDiv w:val="1"/>
      <w:marLeft w:val="0"/>
      <w:marRight w:val="0"/>
      <w:marTop w:val="0"/>
      <w:marBottom w:val="0"/>
      <w:divBdr>
        <w:top w:val="none" w:sz="0" w:space="0" w:color="auto"/>
        <w:left w:val="none" w:sz="0" w:space="0" w:color="auto"/>
        <w:bottom w:val="none" w:sz="0" w:space="0" w:color="auto"/>
        <w:right w:val="none" w:sz="0" w:space="0" w:color="auto"/>
      </w:divBdr>
    </w:div>
    <w:div w:id="215970609">
      <w:bodyDiv w:val="1"/>
      <w:marLeft w:val="0"/>
      <w:marRight w:val="0"/>
      <w:marTop w:val="0"/>
      <w:marBottom w:val="0"/>
      <w:divBdr>
        <w:top w:val="none" w:sz="0" w:space="0" w:color="auto"/>
        <w:left w:val="none" w:sz="0" w:space="0" w:color="auto"/>
        <w:bottom w:val="none" w:sz="0" w:space="0" w:color="auto"/>
        <w:right w:val="none" w:sz="0" w:space="0" w:color="auto"/>
      </w:divBdr>
    </w:div>
    <w:div w:id="230580053">
      <w:bodyDiv w:val="1"/>
      <w:marLeft w:val="0"/>
      <w:marRight w:val="0"/>
      <w:marTop w:val="0"/>
      <w:marBottom w:val="0"/>
      <w:divBdr>
        <w:top w:val="none" w:sz="0" w:space="0" w:color="auto"/>
        <w:left w:val="none" w:sz="0" w:space="0" w:color="auto"/>
        <w:bottom w:val="none" w:sz="0" w:space="0" w:color="auto"/>
        <w:right w:val="none" w:sz="0" w:space="0" w:color="auto"/>
      </w:divBdr>
    </w:div>
    <w:div w:id="574781063">
      <w:bodyDiv w:val="1"/>
      <w:marLeft w:val="0"/>
      <w:marRight w:val="0"/>
      <w:marTop w:val="0"/>
      <w:marBottom w:val="0"/>
      <w:divBdr>
        <w:top w:val="none" w:sz="0" w:space="0" w:color="auto"/>
        <w:left w:val="none" w:sz="0" w:space="0" w:color="auto"/>
        <w:bottom w:val="none" w:sz="0" w:space="0" w:color="auto"/>
        <w:right w:val="none" w:sz="0" w:space="0" w:color="auto"/>
      </w:divBdr>
      <w:divsChild>
        <w:div w:id="1371564368">
          <w:marLeft w:val="0"/>
          <w:marRight w:val="0"/>
          <w:marTop w:val="0"/>
          <w:marBottom w:val="0"/>
          <w:divBdr>
            <w:top w:val="none" w:sz="0" w:space="0" w:color="auto"/>
            <w:left w:val="none" w:sz="0" w:space="0" w:color="auto"/>
            <w:bottom w:val="none" w:sz="0" w:space="0" w:color="auto"/>
            <w:right w:val="none" w:sz="0" w:space="0" w:color="auto"/>
          </w:divBdr>
        </w:div>
        <w:div w:id="1109930820">
          <w:marLeft w:val="0"/>
          <w:marRight w:val="0"/>
          <w:marTop w:val="0"/>
          <w:marBottom w:val="0"/>
          <w:divBdr>
            <w:top w:val="none" w:sz="0" w:space="0" w:color="auto"/>
            <w:left w:val="none" w:sz="0" w:space="0" w:color="auto"/>
            <w:bottom w:val="none" w:sz="0" w:space="0" w:color="auto"/>
            <w:right w:val="none" w:sz="0" w:space="0" w:color="auto"/>
          </w:divBdr>
        </w:div>
        <w:div w:id="1180776580">
          <w:marLeft w:val="0"/>
          <w:marRight w:val="0"/>
          <w:marTop w:val="0"/>
          <w:marBottom w:val="0"/>
          <w:divBdr>
            <w:top w:val="none" w:sz="0" w:space="0" w:color="auto"/>
            <w:left w:val="none" w:sz="0" w:space="0" w:color="auto"/>
            <w:bottom w:val="none" w:sz="0" w:space="0" w:color="auto"/>
            <w:right w:val="none" w:sz="0" w:space="0" w:color="auto"/>
          </w:divBdr>
        </w:div>
        <w:div w:id="1212621393">
          <w:marLeft w:val="0"/>
          <w:marRight w:val="0"/>
          <w:marTop w:val="0"/>
          <w:marBottom w:val="0"/>
          <w:divBdr>
            <w:top w:val="none" w:sz="0" w:space="0" w:color="auto"/>
            <w:left w:val="none" w:sz="0" w:space="0" w:color="auto"/>
            <w:bottom w:val="none" w:sz="0" w:space="0" w:color="auto"/>
            <w:right w:val="none" w:sz="0" w:space="0" w:color="auto"/>
          </w:divBdr>
        </w:div>
      </w:divsChild>
    </w:div>
    <w:div w:id="997881786">
      <w:bodyDiv w:val="1"/>
      <w:marLeft w:val="0"/>
      <w:marRight w:val="0"/>
      <w:marTop w:val="0"/>
      <w:marBottom w:val="0"/>
      <w:divBdr>
        <w:top w:val="none" w:sz="0" w:space="0" w:color="auto"/>
        <w:left w:val="none" w:sz="0" w:space="0" w:color="auto"/>
        <w:bottom w:val="none" w:sz="0" w:space="0" w:color="auto"/>
        <w:right w:val="none" w:sz="0" w:space="0" w:color="auto"/>
      </w:divBdr>
    </w:div>
    <w:div w:id="1559825620">
      <w:bodyDiv w:val="1"/>
      <w:marLeft w:val="0"/>
      <w:marRight w:val="0"/>
      <w:marTop w:val="0"/>
      <w:marBottom w:val="0"/>
      <w:divBdr>
        <w:top w:val="none" w:sz="0" w:space="0" w:color="auto"/>
        <w:left w:val="none" w:sz="0" w:space="0" w:color="auto"/>
        <w:bottom w:val="none" w:sz="0" w:space="0" w:color="auto"/>
        <w:right w:val="none" w:sz="0" w:space="0" w:color="auto"/>
      </w:divBdr>
    </w:div>
    <w:div w:id="1681660443">
      <w:bodyDiv w:val="1"/>
      <w:marLeft w:val="0"/>
      <w:marRight w:val="0"/>
      <w:marTop w:val="0"/>
      <w:marBottom w:val="0"/>
      <w:divBdr>
        <w:top w:val="none" w:sz="0" w:space="0" w:color="auto"/>
        <w:left w:val="none" w:sz="0" w:space="0" w:color="auto"/>
        <w:bottom w:val="none" w:sz="0" w:space="0" w:color="auto"/>
        <w:right w:val="none" w:sz="0" w:space="0" w:color="auto"/>
      </w:divBdr>
      <w:divsChild>
        <w:div w:id="1048380039">
          <w:marLeft w:val="0"/>
          <w:marRight w:val="0"/>
          <w:marTop w:val="0"/>
          <w:marBottom w:val="0"/>
          <w:divBdr>
            <w:top w:val="none" w:sz="0" w:space="0" w:color="auto"/>
            <w:left w:val="none" w:sz="0" w:space="0" w:color="auto"/>
            <w:bottom w:val="none" w:sz="0" w:space="0" w:color="auto"/>
            <w:right w:val="none" w:sz="0" w:space="0" w:color="auto"/>
          </w:divBdr>
        </w:div>
        <w:div w:id="1976641124">
          <w:marLeft w:val="0"/>
          <w:marRight w:val="0"/>
          <w:marTop w:val="0"/>
          <w:marBottom w:val="0"/>
          <w:divBdr>
            <w:top w:val="none" w:sz="0" w:space="0" w:color="auto"/>
            <w:left w:val="none" w:sz="0" w:space="0" w:color="auto"/>
            <w:bottom w:val="none" w:sz="0" w:space="0" w:color="auto"/>
            <w:right w:val="none" w:sz="0" w:space="0" w:color="auto"/>
          </w:divBdr>
        </w:div>
      </w:divsChild>
    </w:div>
    <w:div w:id="1766223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doi.org/10.4018/IJCALLT.2018100102" TargetMode="External"/><Relationship Id="rId39" Type="http://schemas.openxmlformats.org/officeDocument/2006/relationships/footer" Target="footer2.xml"/><Relationship Id="rId21" Type="http://schemas.openxmlformats.org/officeDocument/2006/relationships/hyperlink" Target="https://doi.org/10.3390/su13147664" TargetMode="External"/><Relationship Id="rId34" Type="http://schemas.openxmlformats.org/officeDocument/2006/relationships/hyperlink" Target="https://doi.org/10.1177/21582440211071108"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learntechlib.org/p/45571/" TargetMode="External"/><Relationship Id="rId29" Type="http://schemas.openxmlformats.org/officeDocument/2006/relationships/hyperlink" Target="https://doi.org/10.1007/s10639-019-09883-6"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www.ujaen.debiblio.com/login?&amp;url=https://www.proquest.com/dissertations-theses/teachers-perceptions-using-blogs-efl-classes/docview/2587756439/se-2?accountid=14555" TargetMode="External"/><Relationship Id="rId32" Type="http://schemas.openxmlformats.org/officeDocument/2006/relationships/hyperlink" Target="https://doi.org/10.1177/2158244018764234"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yperlink" Target="https://doi.org/10.1007/s10639-021-10514-2" TargetMode="External"/><Relationship Id="rId28" Type="http://schemas.openxmlformats.org/officeDocument/2006/relationships/hyperlink" Target="https://doi.org/10.20368/1971-8829/1135273" TargetMode="External"/><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hyperlink" Target="https://doi.org/10.1007/s10639-019-09908-0" TargetMode="External"/><Relationship Id="rId31" Type="http://schemas.openxmlformats.org/officeDocument/2006/relationships/hyperlink" Target="https://doi.org/10.1007/s10639-020-10150-2"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doi.org/10.1007/s11528-015-0016-1" TargetMode="External"/><Relationship Id="rId27" Type="http://schemas.openxmlformats.org/officeDocument/2006/relationships/hyperlink" Target="http://www.hippasus.com/rrpweblog/archives/2014/06/29/LearningTechnologySAMRModel.pdf" TargetMode="External"/><Relationship Id="rId30" Type="http://schemas.openxmlformats.org/officeDocument/2006/relationships/hyperlink" Target="https://doi.org/10.3991/ijet.v12i02.6681" TargetMode="External"/><Relationship Id="rId35" Type="http://schemas.openxmlformats.org/officeDocument/2006/relationships/hyperlink" Target="http://dx.doi.org/10.12738/estp.2018.6.261" TargetMode="External"/><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doi.org/10.34105/j.kmel.2021.13.031" TargetMode="External"/><Relationship Id="rId33" Type="http://schemas.openxmlformats.org/officeDocument/2006/relationships/hyperlink" Target="https://shar.es/af2qhT" TargetMode="External"/><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N+6QYfdeVrHjhdwCRbc5GrKfaw==">AMUW2mXHZ7hiXWAcZDQbQ5G4JMhs3GvDIhw8O0oFho5mMqVYmHXr+7wSFDQDqa8/Dcle5pYUgNVP3mjyZ0tbkYVFV6B67iPOZbZnmUm5Nqg9lD7waiTNO4fs03tpMm99qvrA+uYOjMHiUPtkpEaf8+UErQh3PfJ2/rxCVaJoAxvsBwRsUMXilyO9XL+qvkB2o40qpLBVjWeaPEsgPclsGAizOYtrh9oKGLHTQ0W9vEIsT/EGvpuykk8xcBy1vf5jhuUqAy/YPLIxeDx/a0ILQHCwpkYzoEZaydaRAqBP2nKX/haqy7It7v3F1nVUeTtt4XfMraPEm1m14WhiMsQGlTa4z1adPUfVlXxXILsnbJEoDnRSOAWRpU1Hm95xuFzysvo6PUJ/xtC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CD385A-9604-40F4-8176-822019B4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7491</Words>
  <Characters>43979</Characters>
  <Application>Microsoft Office Word</Application>
  <DocSecurity>0</DocSecurity>
  <Lines>785</Lines>
  <Paragraphs>199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51271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CAMACHO VÁSQUEZ</dc:creator>
  <cp:keywords/>
  <dc:description/>
  <cp:lastModifiedBy>GONZALO CAMACHO VASQUEZ</cp:lastModifiedBy>
  <cp:revision>3</cp:revision>
  <dcterms:created xsi:type="dcterms:W3CDTF">2022-12-21T16:44:00Z</dcterms:created>
  <dcterms:modified xsi:type="dcterms:W3CDTF">2023-06-03T00:40:00Z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683a11891aceab83c686a3a902f8c8f4f5c3d9d51d596faf5e55375aca0d921d</vt:lpwstr>
  </property>
</Properties>
</file>